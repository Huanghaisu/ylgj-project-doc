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A7967">
      <w:pPr>
        <w:spacing w:after="200" w:line="400" w:lineRule="auto"/>
        <w:jc w:val="center"/>
        <w:rPr>
          <w:rFonts w:hint="eastAsia"/>
        </w:rPr>
      </w:pPr>
      <w:r>
        <w:rPr>
          <w:rFonts w:ascii="黑体" w:hAnsi="黑体" w:eastAsia="黑体" w:cs="黑体"/>
          <w:b/>
          <w:bCs/>
          <w:sz w:val="36"/>
          <w:szCs w:val="36"/>
        </w:rPr>
        <w:t>新能源重卡车辆托管运营服务合同</w:t>
      </w:r>
    </w:p>
    <w:p w14:paraId="00D01354">
      <w:pPr>
        <w:spacing w:before="60" w:after="60" w:line="360" w:lineRule="auto"/>
        <w:jc w:val="both"/>
        <w:rPr>
          <w:rFonts w:hint="eastAsia"/>
        </w:rPr>
      </w:pPr>
      <w:r>
        <w:t>合同编号：</w:t>
      </w:r>
    </w:p>
    <w:p w14:paraId="498225C0">
      <w:pPr>
        <w:spacing w:before="60" w:after="60" w:line="360" w:lineRule="auto"/>
        <w:jc w:val="both"/>
        <w:rPr>
          <w:rFonts w:hint="eastAsia"/>
        </w:rPr>
      </w:pPr>
      <w:r>
        <w:t>合同签订地：</w:t>
      </w:r>
    </w:p>
    <w:p w14:paraId="20EF2559">
      <w:pPr>
        <w:rPr>
          <w:rFonts w:hint="eastAsia"/>
        </w:rPr>
      </w:pPr>
    </w:p>
    <w:p w14:paraId="11788A2C">
      <w:pPr>
        <w:spacing w:before="60" w:after="60" w:line="360" w:lineRule="auto"/>
        <w:jc w:val="both"/>
        <w:rPr>
          <w:rFonts w:hint="eastAsia"/>
        </w:rPr>
      </w:pPr>
      <w:r>
        <w:rPr>
          <w:b/>
          <w:bCs/>
        </w:rPr>
        <w:t>甲方（托管方/运营方）：湖北供应链物流公共信息服务股份有限公司</w:t>
      </w:r>
    </w:p>
    <w:p w14:paraId="58596E5C">
      <w:pPr>
        <w:spacing w:before="60" w:after="60" w:line="360" w:lineRule="auto"/>
        <w:jc w:val="both"/>
        <w:rPr>
          <w:rFonts w:hint="eastAsia"/>
        </w:rPr>
      </w:pPr>
      <w:r>
        <w:t>法定代表人/负责人：罗涛</w:t>
      </w:r>
    </w:p>
    <w:p w14:paraId="79EB97FC">
      <w:pPr>
        <w:spacing w:before="60" w:after="60" w:line="360" w:lineRule="auto"/>
        <w:jc w:val="both"/>
        <w:rPr>
          <w:rFonts w:hint="eastAsia"/>
        </w:rPr>
      </w:pPr>
      <w:r>
        <w:t>通讯地址：湖北省武汉市江汉区民权街道黄陂街16号武汉长江航运中心9号楼7号</w:t>
      </w:r>
    </w:p>
    <w:p w14:paraId="5E329335">
      <w:pPr>
        <w:spacing w:before="60" w:after="60" w:line="360" w:lineRule="auto"/>
        <w:jc w:val="both"/>
        <w:rPr>
          <w:rFonts w:hint="eastAsia"/>
        </w:rPr>
      </w:pPr>
      <w:r>
        <w:t>统一社会信用代码：91420100MACWW41U58</w:t>
      </w:r>
    </w:p>
    <w:p w14:paraId="55465169">
      <w:pPr>
        <w:spacing w:before="60" w:after="60" w:line="360" w:lineRule="auto"/>
        <w:jc w:val="both"/>
        <w:rPr>
          <w:rFonts w:hint="eastAsia"/>
        </w:rPr>
      </w:pPr>
      <w:r>
        <w:t>联系人：郭乾隆</w:t>
      </w:r>
    </w:p>
    <w:p w14:paraId="05AE1E56">
      <w:pPr>
        <w:spacing w:before="60" w:after="60" w:line="360" w:lineRule="auto"/>
        <w:jc w:val="both"/>
        <w:rPr>
          <w:rFonts w:hint="eastAsia"/>
        </w:rPr>
      </w:pPr>
      <w:r>
        <w:t>联系方式：13227581659</w:t>
      </w:r>
    </w:p>
    <w:p w14:paraId="03CE8005">
      <w:pPr>
        <w:spacing w:before="60" w:after="60" w:line="360" w:lineRule="auto"/>
        <w:jc w:val="both"/>
        <w:rPr>
          <w:rFonts w:hint="eastAsia"/>
        </w:rPr>
      </w:pPr>
      <w:r>
        <w:t>传真：027-85801969</w:t>
      </w:r>
    </w:p>
    <w:p w14:paraId="2411EAD4">
      <w:pPr>
        <w:spacing w:before="60" w:after="60" w:line="360" w:lineRule="auto"/>
        <w:jc w:val="both"/>
        <w:rPr>
          <w:rFonts w:hint="eastAsia"/>
        </w:rPr>
      </w:pPr>
      <w:r>
        <w:t>电子邮箱：guoql@hubeiport.com</w:t>
      </w:r>
    </w:p>
    <w:p w14:paraId="5E6A8488">
      <w:pPr>
        <w:rPr>
          <w:rFonts w:hint="eastAsia"/>
        </w:rPr>
      </w:pPr>
    </w:p>
    <w:p w14:paraId="376B341E">
      <w:pPr>
        <w:spacing w:before="60" w:after="60" w:line="360" w:lineRule="auto"/>
        <w:jc w:val="both"/>
        <w:rPr>
          <w:rFonts w:hint="eastAsia"/>
        </w:rPr>
      </w:pPr>
      <w:r>
        <w:rPr>
          <w:b/>
          <w:bCs/>
        </w:rPr>
        <w:t>乙方（委托方/持车公司）：</w:t>
      </w:r>
    </w:p>
    <w:p w14:paraId="26BB2D27">
      <w:pPr>
        <w:spacing w:before="60" w:after="60" w:line="360" w:lineRule="auto"/>
        <w:jc w:val="both"/>
        <w:rPr>
          <w:rFonts w:hint="eastAsia"/>
        </w:rPr>
      </w:pPr>
      <w:r>
        <w:t>法定代表人：</w:t>
      </w:r>
    </w:p>
    <w:p w14:paraId="75C00B3B">
      <w:pPr>
        <w:spacing w:before="60" w:after="60" w:line="360" w:lineRule="auto"/>
        <w:jc w:val="both"/>
        <w:rPr>
          <w:rFonts w:hint="eastAsia"/>
        </w:rPr>
      </w:pPr>
      <w:r>
        <w:t>通讯地址：</w:t>
      </w:r>
    </w:p>
    <w:p w14:paraId="637BBD02">
      <w:pPr>
        <w:spacing w:before="60" w:after="60" w:line="360" w:lineRule="auto"/>
        <w:jc w:val="both"/>
        <w:rPr>
          <w:rFonts w:hint="eastAsia"/>
        </w:rPr>
      </w:pPr>
      <w:r>
        <w:t>统一社会信用代码：</w:t>
      </w:r>
    </w:p>
    <w:p w14:paraId="1D0EE932">
      <w:pPr>
        <w:spacing w:before="60" w:after="60" w:line="360" w:lineRule="auto"/>
        <w:jc w:val="both"/>
        <w:rPr>
          <w:rFonts w:hint="eastAsia"/>
        </w:rPr>
      </w:pPr>
      <w:r>
        <w:t>联系人：</w:t>
      </w:r>
    </w:p>
    <w:p w14:paraId="6014D31E">
      <w:pPr>
        <w:spacing w:before="60" w:after="60" w:line="360" w:lineRule="auto"/>
        <w:jc w:val="both"/>
        <w:rPr>
          <w:rFonts w:hint="eastAsia"/>
        </w:rPr>
      </w:pPr>
      <w:r>
        <w:t>联系方式：</w:t>
      </w:r>
    </w:p>
    <w:p w14:paraId="19F40955">
      <w:pPr>
        <w:spacing w:before="60" w:after="60" w:line="360" w:lineRule="auto"/>
        <w:jc w:val="both"/>
        <w:rPr>
          <w:rFonts w:hint="eastAsia"/>
        </w:rPr>
      </w:pPr>
      <w:r>
        <w:t>传真：</w:t>
      </w:r>
    </w:p>
    <w:p w14:paraId="4216B6C7">
      <w:pPr>
        <w:spacing w:before="60" w:after="60" w:line="360" w:lineRule="auto"/>
        <w:jc w:val="both"/>
        <w:rPr>
          <w:rFonts w:hint="eastAsia"/>
        </w:rPr>
      </w:pPr>
      <w:r>
        <w:t>电子邮箱：</w:t>
      </w:r>
    </w:p>
    <w:p w14:paraId="7C6ED345">
      <w:pPr>
        <w:rPr>
          <w:rFonts w:hint="eastAsia"/>
        </w:rPr>
      </w:pPr>
    </w:p>
    <w:p w14:paraId="42ABFC3F">
      <w:pPr>
        <w:spacing w:before="60" w:after="60" w:line="360" w:lineRule="auto"/>
        <w:ind w:firstLine="480"/>
        <w:jc w:val="both"/>
        <w:rPr>
          <w:rFonts w:hint="eastAsia"/>
        </w:rPr>
      </w:pPr>
      <w:r>
        <w:rPr>
          <w:b/>
          <w:bCs/>
        </w:rPr>
        <w:t>鉴于：</w:t>
      </w:r>
    </w:p>
    <w:p w14:paraId="5AF8D23B">
      <w:pPr>
        <w:spacing w:before="60" w:after="60" w:line="360" w:lineRule="auto"/>
        <w:ind w:firstLine="480"/>
        <w:jc w:val="both"/>
        <w:rPr>
          <w:rFonts w:hint="eastAsia"/>
        </w:rPr>
      </w:pPr>
      <w:r>
        <w:t>甲方系专业的绿色运力平台运营方，拥有丰富的物流场景资源和车辆运营管理能力。</w:t>
      </w:r>
    </w:p>
    <w:p w14:paraId="16A5F701">
      <w:pPr>
        <w:spacing w:before="60" w:after="60" w:line="360" w:lineRule="auto"/>
        <w:ind w:firstLine="480"/>
        <w:jc w:val="both"/>
        <w:rPr>
          <w:rFonts w:hint="eastAsia"/>
        </w:rPr>
      </w:pPr>
      <w:r>
        <w:t>乙方系本协议附件一所列车辆（下称</w:t>
      </w:r>
      <w:r>
        <w:rPr>
          <w:rFonts w:hint="eastAsia"/>
        </w:rPr>
        <w:t>“</w:t>
      </w:r>
      <w:r>
        <w:t>托管车辆</w:t>
      </w:r>
      <w:r>
        <w:rPr>
          <w:rFonts w:hint="eastAsia"/>
        </w:rPr>
        <w:t>”</w:t>
      </w:r>
      <w:r>
        <w:t>）的合法所有权人，愿意将车辆委托甲方统一运营管理。</w:t>
      </w:r>
    </w:p>
    <w:p w14:paraId="7235F110">
      <w:pPr>
        <w:spacing w:before="60" w:after="60" w:line="360" w:lineRule="auto"/>
        <w:ind w:firstLine="480"/>
        <w:jc w:val="both"/>
        <w:rPr>
          <w:rFonts w:hint="eastAsia"/>
        </w:rPr>
      </w:pPr>
      <w:r>
        <w:t>据此，甲、乙双方经协商一致，达成如下约定，以资共同遵守。</w:t>
      </w:r>
    </w:p>
    <w:p w14:paraId="1A6DF86A">
      <w:pPr>
        <w:rPr>
          <w:rFonts w:hint="eastAsia"/>
        </w:rPr>
      </w:pPr>
    </w:p>
    <w:p w14:paraId="07DFA8E4">
      <w:pPr>
        <w:pStyle w:val="2"/>
        <w:spacing w:before="200" w:after="100" w:line="360" w:lineRule="auto"/>
        <w:jc w:val="left"/>
        <w:rPr>
          <w:rFonts w:hint="eastAsia" w:ascii="宋体" w:hAnsi="宋体" w:eastAsia="宋体"/>
        </w:rPr>
      </w:pPr>
      <w:r>
        <w:rPr>
          <w:rFonts w:ascii="宋体" w:hAnsi="宋体" w:eastAsia="宋体"/>
        </w:rPr>
        <w:t>第一条  托管车辆</w:t>
      </w:r>
    </w:p>
    <w:p w14:paraId="2A5EF704">
      <w:pPr>
        <w:spacing w:before="60" w:after="60" w:line="360" w:lineRule="auto"/>
        <w:ind w:firstLine="480"/>
        <w:jc w:val="both"/>
        <w:rPr>
          <w:rFonts w:hint="eastAsia"/>
        </w:rPr>
      </w:pPr>
      <w:r>
        <w:rPr>
          <w:b/>
          <w:bCs/>
        </w:rPr>
        <w:t>1.1　</w:t>
      </w:r>
      <w:r>
        <w:t>乙方同意将附件一《托管车辆信息清单》所列车辆（包括但不限于车辆行驶证、登记证书、钥匙、T-Box设备、随车设备等）的全部运营权、管理权、收益权在托管期限内授予甲方。</w:t>
      </w:r>
    </w:p>
    <w:p w14:paraId="1837132C">
      <w:pPr>
        <w:spacing w:before="60" w:after="60" w:line="360" w:lineRule="auto"/>
        <w:ind w:firstLine="480"/>
        <w:jc w:val="both"/>
        <w:rPr>
          <w:rFonts w:hint="eastAsia"/>
        </w:rPr>
      </w:pPr>
      <w:r>
        <w:rPr>
          <w:b/>
          <w:bCs/>
        </w:rPr>
        <w:t>1.2　</w:t>
      </w:r>
      <w:r>
        <w:t>托管期限内，车辆所有权仍归乙方所有，但乙方行使所有权不得以任何方式影响、干扰甲方的排他性运营权，包括但不限于：</w:t>
      </w:r>
    </w:p>
    <w:p w14:paraId="13E733BD">
      <w:pPr>
        <w:spacing w:before="60" w:after="60" w:line="360" w:lineRule="auto"/>
        <w:ind w:left="480"/>
        <w:jc w:val="both"/>
        <w:rPr>
          <w:rFonts w:hint="eastAsia"/>
        </w:rPr>
      </w:pPr>
      <w:r>
        <w:t>（1）不得自行使用、出租、出借、抵押、转让车辆或在车辆上设置任何第三方权利；</w:t>
      </w:r>
    </w:p>
    <w:p w14:paraId="27B88858">
      <w:pPr>
        <w:spacing w:before="60" w:after="60" w:line="360" w:lineRule="auto"/>
        <w:ind w:left="480"/>
        <w:jc w:val="both"/>
        <w:rPr>
          <w:rFonts w:hint="eastAsia"/>
        </w:rPr>
      </w:pPr>
      <w:r>
        <w:t>（2）不得擅自拆卸、关闭或破坏甲方安装的车载智能终端（T-Box）及其他数据采集设备。</w:t>
      </w:r>
    </w:p>
    <w:p w14:paraId="6D5351A9">
      <w:pPr>
        <w:spacing w:before="60" w:after="60" w:line="360" w:lineRule="auto"/>
        <w:ind w:firstLine="480"/>
        <w:jc w:val="both"/>
        <w:rPr>
          <w:rFonts w:hint="eastAsia"/>
        </w:rPr>
      </w:pPr>
      <w:r>
        <w:rPr>
          <w:b/>
          <w:bCs/>
        </w:rPr>
        <w:t>1.3　</w:t>
      </w:r>
      <w:r>
        <w:t>乙方保证其对托管车辆拥有合法、完整的所有权，且除三方协议约定的向主机厂设定的抵押外，车辆不存在任何其他权利负担。乙方应在签署本协议时向甲方提供以下原件或公证件：①车辆登记证书原件（甲方留存复印件）；②车辆抵押登记证明原件（甲方留存复印件）。</w:t>
      </w:r>
    </w:p>
    <w:p w14:paraId="3070BB5A">
      <w:pPr>
        <w:spacing w:before="60" w:after="60" w:line="360" w:lineRule="auto"/>
        <w:ind w:firstLine="480"/>
        <w:jc w:val="both"/>
        <w:rPr>
          <w:rFonts w:hint="eastAsia"/>
        </w:rPr>
      </w:pPr>
      <w:r>
        <w:rPr>
          <w:b/>
          <w:bCs/>
        </w:rPr>
        <w:t>1.4　</w:t>
      </w:r>
      <w:r>
        <w:t>托管期间，乙方因任何原因须为车辆新设任何权利负担的，须提前【30日】征得甲方书面同意，否则视为根本违约，甲方有权解除协议并要求赔偿全额损失。</w:t>
      </w:r>
    </w:p>
    <w:p w14:paraId="6FD04861">
      <w:pPr>
        <w:pStyle w:val="2"/>
        <w:spacing w:before="200" w:after="100" w:line="360" w:lineRule="auto"/>
        <w:jc w:val="left"/>
        <w:rPr>
          <w:rFonts w:hint="eastAsia" w:ascii="宋体" w:hAnsi="宋体" w:eastAsia="宋体"/>
        </w:rPr>
      </w:pPr>
      <w:r>
        <w:rPr>
          <w:rFonts w:ascii="宋体" w:hAnsi="宋体" w:eastAsia="宋体"/>
        </w:rPr>
        <w:t>第二条  托管期限</w:t>
      </w:r>
    </w:p>
    <w:p w14:paraId="2475A587">
      <w:pPr>
        <w:spacing w:before="60" w:after="60" w:line="360" w:lineRule="auto"/>
        <w:ind w:firstLine="480"/>
        <w:jc w:val="both"/>
        <w:rPr>
          <w:rFonts w:hint="eastAsia"/>
        </w:rPr>
      </w:pPr>
      <w:r>
        <w:rPr>
          <w:b/>
          <w:bCs/>
        </w:rPr>
        <w:t>2.1　</w:t>
      </w:r>
      <w:r>
        <w:t>本协议项下车辆托管期限自【　】年【　】月【　】日（即《车辆托管移交确认单》签署之日）起至【　】年【　】月【　】日止，共计【</w:t>
      </w:r>
      <w:ins w:id="0" w:author="A后悔药" w:date="2026-03-18T21:38:25Z">
        <w:r>
          <w:rPr>
            <w:rFonts w:hint="eastAsia"/>
            <w:lang w:val="en-US" w:eastAsia="zh-CN"/>
          </w:rPr>
          <w:t>48</w:t>
        </w:r>
      </w:ins>
      <w:del w:id="1" w:author="A后悔药" w:date="2026-03-18T21:38:23Z">
        <w:r>
          <w:rPr/>
          <w:delText>36</w:delText>
        </w:r>
      </w:del>
      <w:r>
        <w:t>】个月。</w:t>
      </w:r>
    </w:p>
    <w:p w14:paraId="505C0249">
      <w:pPr>
        <w:spacing w:before="60" w:after="60" w:line="360" w:lineRule="auto"/>
        <w:ind w:firstLine="480"/>
        <w:jc w:val="both"/>
        <w:rPr>
          <w:ins w:id="2" w:author="A后悔药" w:date="2026-03-18T21:38:43Z"/>
        </w:rPr>
      </w:pPr>
      <w:r>
        <w:rPr>
          <w:b/>
          <w:bCs/>
        </w:rPr>
        <w:t>2.2　</w:t>
      </w:r>
      <w:r>
        <w:t>托管期限届满前【30】日，如双方同意续约，应另行签订书面协议。若甲方与下游承租方的租赁合同仍在履行或已续签，在同等条件下甲方享有优先续约权。</w:t>
      </w:r>
    </w:p>
    <w:p w14:paraId="670A138D">
      <w:pPr>
        <w:spacing w:before="60" w:after="60" w:line="360" w:lineRule="auto"/>
        <w:ind w:firstLine="480"/>
        <w:jc w:val="both"/>
        <w:rPr>
          <w:rFonts w:hint="default" w:eastAsia="仿宋_GB2312"/>
          <w:lang w:val="en-US" w:eastAsia="zh-CN"/>
        </w:rPr>
      </w:pPr>
      <w:ins w:id="3" w:author="A后悔药" w:date="2026-03-18T21:38:48Z">
        <w:r>
          <w:rPr>
            <w:rFonts w:hint="eastAsia"/>
            <w:lang w:val="en-US" w:eastAsia="zh-CN"/>
          </w:rPr>
          <w:t>2.</w:t>
        </w:r>
      </w:ins>
      <w:ins w:id="4" w:author="A后悔药" w:date="2026-03-18T21:38:49Z">
        <w:r>
          <w:rPr>
            <w:rFonts w:hint="eastAsia"/>
            <w:lang w:val="en-US" w:eastAsia="zh-CN"/>
          </w:rPr>
          <w:t>3</w:t>
        </w:r>
      </w:ins>
      <w:ins w:id="5" w:author="A后悔药" w:date="2026-03-18T21:38:51Z">
        <w:r>
          <w:rPr>
            <w:rFonts w:hint="eastAsia"/>
            <w:lang w:val="en-US" w:eastAsia="zh-CN"/>
          </w:rPr>
          <w:t xml:space="preserve"> </w:t>
        </w:r>
      </w:ins>
      <w:ins w:id="6" w:author="A后悔药" w:date="2026-03-18T21:38:53Z">
        <w:r>
          <w:rPr>
            <w:rFonts w:hint="eastAsia"/>
            <w:lang w:val="en-US" w:eastAsia="zh-CN"/>
          </w:rPr>
          <w:t>甲方</w:t>
        </w:r>
      </w:ins>
      <w:ins w:id="7" w:author="A后悔药" w:date="2026-03-18T21:38:55Z">
        <w:r>
          <w:rPr>
            <w:rFonts w:hint="eastAsia"/>
            <w:lang w:val="en-US" w:eastAsia="zh-CN"/>
          </w:rPr>
          <w:t>承诺</w:t>
        </w:r>
      </w:ins>
      <w:ins w:id="8" w:author="A后悔药" w:date="2026-03-18T21:38:56Z">
        <w:r>
          <w:rPr>
            <w:rFonts w:hint="eastAsia"/>
            <w:lang w:val="en-US" w:eastAsia="zh-CN"/>
          </w:rPr>
          <w:t>本</w:t>
        </w:r>
      </w:ins>
      <w:ins w:id="9" w:author="A后悔药" w:date="2026-03-18T21:38:57Z">
        <w:r>
          <w:rPr>
            <w:rFonts w:hint="eastAsia"/>
            <w:lang w:val="en-US" w:eastAsia="zh-CN"/>
          </w:rPr>
          <w:t>协议</w:t>
        </w:r>
      </w:ins>
      <w:ins w:id="10" w:author="A后悔药" w:date="2026-03-18T21:38:58Z">
        <w:r>
          <w:rPr>
            <w:rFonts w:hint="eastAsia"/>
            <w:lang w:val="en-US" w:eastAsia="zh-CN"/>
          </w:rPr>
          <w:t>向下</w:t>
        </w:r>
      </w:ins>
      <w:ins w:id="11" w:author="A后悔药" w:date="2026-03-18T21:38:59Z">
        <w:r>
          <w:rPr>
            <w:rFonts w:hint="eastAsia"/>
            <w:lang w:val="en-US" w:eastAsia="zh-CN"/>
          </w:rPr>
          <w:t>托管</w:t>
        </w:r>
      </w:ins>
      <w:ins w:id="12" w:author="A后悔药" w:date="2026-03-18T21:39:00Z">
        <w:r>
          <w:rPr>
            <w:rFonts w:hint="eastAsia"/>
            <w:lang w:val="en-US" w:eastAsia="zh-CN"/>
          </w:rPr>
          <w:t>期</w:t>
        </w:r>
      </w:ins>
      <w:ins w:id="13" w:author="A后悔药" w:date="2026-03-18T21:39:02Z">
        <w:r>
          <w:rPr>
            <w:rFonts w:hint="eastAsia"/>
            <w:lang w:val="en-US" w:eastAsia="zh-CN"/>
          </w:rPr>
          <w:t>最低不</w:t>
        </w:r>
      </w:ins>
      <w:ins w:id="14" w:author="A后悔药" w:date="2026-03-18T21:39:04Z">
        <w:r>
          <w:rPr>
            <w:rFonts w:hint="eastAsia"/>
            <w:lang w:val="en-US" w:eastAsia="zh-CN"/>
          </w:rPr>
          <w:t>低于</w:t>
        </w:r>
      </w:ins>
      <w:ins w:id="15" w:author="A后悔药" w:date="2026-03-19T16:47:12Z">
        <w:r>
          <w:rPr>
            <w:rFonts w:hint="eastAsia"/>
            <w:lang w:val="en-US" w:eastAsia="zh-CN"/>
          </w:rPr>
          <w:t>2</w:t>
        </w:r>
      </w:ins>
      <w:ins w:id="16" w:author="A后悔药" w:date="2026-03-19T16:47:13Z">
        <w:r>
          <w:rPr>
            <w:rFonts w:hint="eastAsia"/>
            <w:lang w:val="en-US" w:eastAsia="zh-CN"/>
          </w:rPr>
          <w:t>4</w:t>
        </w:r>
      </w:ins>
      <w:ins w:id="17" w:author="A后悔药" w:date="2026-03-18T21:39:11Z">
        <w:r>
          <w:rPr>
            <w:rFonts w:hint="eastAsia"/>
            <w:lang w:val="en-US" w:eastAsia="zh-CN"/>
          </w:rPr>
          <w:t>个</w:t>
        </w:r>
      </w:ins>
      <w:ins w:id="18" w:author="A后悔药" w:date="2026-03-18T21:39:12Z">
        <w:r>
          <w:rPr>
            <w:rFonts w:hint="eastAsia"/>
            <w:lang w:val="en-US" w:eastAsia="zh-CN"/>
          </w:rPr>
          <w:t>月，</w:t>
        </w:r>
      </w:ins>
      <w:ins w:id="19" w:author="A后悔药" w:date="2026-03-18T21:39:13Z">
        <w:r>
          <w:rPr>
            <w:rFonts w:hint="eastAsia"/>
            <w:lang w:val="en-US" w:eastAsia="zh-CN"/>
          </w:rPr>
          <w:t>否则</w:t>
        </w:r>
      </w:ins>
      <w:ins w:id="20" w:author="A后悔药" w:date="2026-03-18T21:39:15Z">
        <w:r>
          <w:rPr>
            <w:rFonts w:hint="eastAsia"/>
            <w:lang w:val="en-US" w:eastAsia="zh-CN"/>
          </w:rPr>
          <w:t>视为</w:t>
        </w:r>
      </w:ins>
      <w:ins w:id="21" w:author="A后悔药" w:date="2026-03-18T21:39:17Z">
        <w:r>
          <w:rPr>
            <w:rFonts w:hint="eastAsia"/>
            <w:lang w:val="en-US" w:eastAsia="zh-CN"/>
          </w:rPr>
          <w:t>违约</w:t>
        </w:r>
      </w:ins>
      <w:ins w:id="22" w:author="A后悔药" w:date="2026-03-18T21:39:18Z">
        <w:r>
          <w:rPr>
            <w:rFonts w:hint="eastAsia"/>
            <w:lang w:val="en-US" w:eastAsia="zh-CN"/>
          </w:rPr>
          <w:t>。</w:t>
        </w:r>
      </w:ins>
    </w:p>
    <w:p w14:paraId="74D086FA">
      <w:pPr>
        <w:pStyle w:val="2"/>
        <w:spacing w:before="200" w:after="100" w:line="360" w:lineRule="auto"/>
        <w:jc w:val="left"/>
        <w:rPr>
          <w:rFonts w:hint="eastAsia" w:ascii="宋体" w:hAnsi="宋体" w:eastAsia="宋体"/>
        </w:rPr>
      </w:pPr>
      <w:r>
        <w:rPr>
          <w:rFonts w:ascii="宋体" w:hAnsi="宋体" w:eastAsia="宋体"/>
        </w:rPr>
        <w:t>第三条  车辆运营权</w:t>
      </w:r>
    </w:p>
    <w:p w14:paraId="7ED72A90">
      <w:pPr>
        <w:spacing w:before="60" w:after="60" w:line="360" w:lineRule="auto"/>
        <w:ind w:firstLine="480"/>
        <w:jc w:val="both"/>
        <w:rPr>
          <w:rFonts w:hint="eastAsia"/>
        </w:rPr>
      </w:pPr>
      <w:r>
        <w:rPr>
          <w:b/>
          <w:bCs/>
        </w:rPr>
        <w:t>3.1　</w:t>
      </w:r>
      <w:r>
        <w:t>甲方有权在托管期限内自主决定将车辆出租给下游用车的企业或个人（下称</w:t>
      </w:r>
      <w:r>
        <w:rPr>
          <w:rFonts w:hint="eastAsia"/>
        </w:rPr>
        <w:t>“</w:t>
      </w:r>
      <w:r>
        <w:t>下游承租方</w:t>
      </w:r>
      <w:r>
        <w:rPr>
          <w:rFonts w:hint="eastAsia"/>
        </w:rPr>
        <w:t>”</w:t>
      </w:r>
      <w:r>
        <w:t>），并自主确定租赁价格、租期等商业条件，无需另行征得乙方同意。</w:t>
      </w:r>
    </w:p>
    <w:p w14:paraId="1F88DF5C">
      <w:pPr>
        <w:spacing w:before="60" w:after="60" w:line="360" w:lineRule="auto"/>
        <w:ind w:firstLine="480"/>
        <w:jc w:val="both"/>
        <w:rPr>
          <w:rFonts w:hint="eastAsia"/>
        </w:rPr>
      </w:pPr>
      <w:r>
        <w:rPr>
          <w:b/>
          <w:bCs/>
        </w:rPr>
        <w:t>3.2　</w:t>
      </w:r>
      <w:r>
        <w:t>甲方有权要求乙方按照甲方要求为托管车辆安装车载智能终端（包括但不限于T-Box、GPS定位设备、行车记录仪等），并开通数据接口，供甲方实时采集车辆位置、行驶里程、能耗、载重等信息。甲方有权将采集的数据用于运营管理、补贴申报及数据分析等用途，乙方应予以配合。</w:t>
      </w:r>
    </w:p>
    <w:p w14:paraId="60ED8870">
      <w:pPr>
        <w:spacing w:before="60" w:after="60" w:line="360" w:lineRule="auto"/>
        <w:ind w:firstLine="480"/>
        <w:jc w:val="both"/>
        <w:rPr>
          <w:rFonts w:hint="eastAsia"/>
        </w:rPr>
      </w:pPr>
      <w:r>
        <w:rPr>
          <w:b/>
          <w:bCs/>
        </w:rPr>
        <w:t>3.3　</w:t>
      </w:r>
      <w:r>
        <w:t>甲方负责车辆的日常调度、驾驶员管理（如甲方提供司机）、维修保养协调、保险理赔协助等运营事务。</w:t>
      </w:r>
    </w:p>
    <w:p w14:paraId="13981D7D">
      <w:pPr>
        <w:pStyle w:val="2"/>
        <w:spacing w:before="200" w:after="100" w:line="360" w:lineRule="auto"/>
        <w:jc w:val="left"/>
        <w:rPr>
          <w:rFonts w:hint="eastAsia" w:ascii="宋体" w:hAnsi="宋体" w:eastAsia="宋体"/>
        </w:rPr>
      </w:pPr>
      <w:r>
        <w:rPr>
          <w:rFonts w:ascii="宋体" w:hAnsi="宋体" w:eastAsia="宋体"/>
        </w:rPr>
        <w:t>第四条  托管费及结算</w:t>
      </w:r>
    </w:p>
    <w:p w14:paraId="4DAFEDFF">
      <w:pPr>
        <w:pStyle w:val="3"/>
        <w:spacing w:line="360" w:lineRule="auto"/>
        <w:rPr>
          <w:rFonts w:hint="eastAsia" w:ascii="仿宋" w:hAnsi="仿宋" w:eastAsia="仿宋"/>
        </w:rPr>
      </w:pPr>
      <w:r>
        <w:rPr>
          <w:rFonts w:ascii="仿宋" w:hAnsi="仿宋" w:eastAsia="仿宋"/>
        </w:rPr>
        <w:t>4.1  托管费标准</w:t>
      </w:r>
    </w:p>
    <w:p w14:paraId="714A2234">
      <w:pPr>
        <w:spacing w:before="60" w:after="60" w:line="360" w:lineRule="auto"/>
        <w:ind w:firstLine="480"/>
        <w:jc w:val="both"/>
        <w:rPr>
          <w:rFonts w:hint="eastAsia"/>
        </w:rPr>
      </w:pPr>
      <w:r>
        <w:t>双方确认，托管费按以下标准计算（以下均为不含税价格）：</w:t>
      </w:r>
    </w:p>
    <w:p w14:paraId="440F2B89">
      <w:pPr>
        <w:spacing w:before="60" w:after="60" w:line="360" w:lineRule="auto"/>
        <w:jc w:val="both"/>
        <w:rPr>
          <w:rFonts w:hint="eastAsia"/>
        </w:rPr>
      </w:pPr>
      <w:r>
        <w:t>（1）托管期限内第1至24个月：每台车每月人民币【</w:t>
      </w:r>
      <w:r>
        <w:rPr>
          <w:rFonts w:hint="eastAsia"/>
          <w:u w:val="single"/>
        </w:rPr>
        <w:t xml:space="preserve">      </w:t>
      </w:r>
      <w:r>
        <w:t>元整（¥</w:t>
      </w:r>
      <w:r>
        <w:rPr>
          <w:rFonts w:hint="eastAsia"/>
          <w:u w:val="single"/>
        </w:rPr>
        <w:t xml:space="preserve">      </w:t>
      </w:r>
      <w:r>
        <w:t>）】；</w:t>
      </w:r>
    </w:p>
    <w:p w14:paraId="15061059">
      <w:pPr>
        <w:spacing w:before="60" w:after="60" w:line="360" w:lineRule="auto"/>
        <w:jc w:val="both"/>
        <w:rPr>
          <w:rFonts w:hint="eastAsia"/>
        </w:rPr>
      </w:pPr>
      <w:r>
        <w:t>（2）托管期限内第25至36个月：每台车每月人民币【</w:t>
      </w:r>
      <w:r>
        <w:rPr>
          <w:rFonts w:hint="eastAsia"/>
          <w:u w:val="single"/>
        </w:rPr>
        <w:t xml:space="preserve">      </w:t>
      </w:r>
      <w:r>
        <w:t>元整（¥</w:t>
      </w:r>
      <w:r>
        <w:rPr>
          <w:rFonts w:hint="eastAsia"/>
          <w:u w:val="single"/>
        </w:rPr>
        <w:t xml:space="preserve">      </w:t>
      </w:r>
      <w:r>
        <w:t>）】；</w:t>
      </w:r>
    </w:p>
    <w:p w14:paraId="24ADD730">
      <w:pPr>
        <w:spacing w:before="60" w:after="60" w:line="360" w:lineRule="auto"/>
        <w:jc w:val="both"/>
        <w:rPr>
          <w:rFonts w:hint="eastAsia"/>
        </w:rPr>
      </w:pPr>
      <w:r>
        <w:t>（3）如托管车辆在当月不足整月使用的，按实际托管天数折算（月计费天数按30日计）。</w:t>
      </w:r>
    </w:p>
    <w:p w14:paraId="3C251066">
      <w:pPr>
        <w:pStyle w:val="3"/>
        <w:spacing w:line="360" w:lineRule="auto"/>
        <w:rPr>
          <w:rFonts w:hint="eastAsia" w:ascii="仿宋" w:hAnsi="仿宋" w:eastAsia="仿宋"/>
        </w:rPr>
      </w:pPr>
      <w:r>
        <w:rPr>
          <w:rFonts w:ascii="仿宋" w:hAnsi="仿宋" w:eastAsia="仿宋"/>
        </w:rPr>
        <w:t>4.2  结算模式</w:t>
      </w:r>
    </w:p>
    <w:p w14:paraId="74F2E93A">
      <w:pPr>
        <w:spacing w:before="60" w:after="60" w:line="360" w:lineRule="auto"/>
        <w:ind w:firstLine="480"/>
        <w:jc w:val="both"/>
        <w:rPr>
          <w:rFonts w:hint="eastAsia"/>
        </w:rPr>
      </w:pPr>
      <w:r>
        <w:t>甲方按本协议约定的结算周期直接向乙方支付托管费，与甲方向下游承租方收取租金的情况相互独立，互不影响。乙方收款不以下游承租方付款为前提。</w:t>
      </w:r>
    </w:p>
    <w:p w14:paraId="25EA3D8C">
      <w:pPr>
        <w:pStyle w:val="3"/>
        <w:spacing w:line="360" w:lineRule="auto"/>
        <w:rPr>
          <w:rFonts w:hint="eastAsia" w:ascii="仿宋" w:hAnsi="仿宋" w:eastAsia="仿宋"/>
        </w:rPr>
      </w:pPr>
      <w:r>
        <w:rPr>
          <w:rFonts w:ascii="仿宋" w:hAnsi="仿宋" w:eastAsia="仿宋"/>
        </w:rPr>
        <w:t>4.3  结算周期与支付</w:t>
      </w:r>
    </w:p>
    <w:p w14:paraId="2647F7DB">
      <w:pPr>
        <w:spacing w:before="60" w:after="60" w:line="360" w:lineRule="auto"/>
        <w:ind w:firstLine="480" w:firstLineChars="200"/>
        <w:jc w:val="both"/>
        <w:rPr>
          <w:rFonts w:hint="eastAsia"/>
        </w:rPr>
      </w:pPr>
      <w:r>
        <w:t>（1）双方以自然月为结算周期。每月【5】日前，甲方应将上月《月度托管费结算单》发送乙方确认。</w:t>
      </w:r>
    </w:p>
    <w:p w14:paraId="31FC57CA">
      <w:pPr>
        <w:spacing w:before="60" w:after="60" w:line="360" w:lineRule="auto"/>
        <w:ind w:firstLine="480" w:firstLineChars="200"/>
        <w:jc w:val="both"/>
        <w:rPr>
          <w:rFonts w:hint="eastAsia"/>
        </w:rPr>
      </w:pPr>
      <w:r>
        <w:t>（2）乙方确认无误后，甲方应在【5】个工作日内将托管费支付至乙方以下指定账户：</w:t>
      </w:r>
    </w:p>
    <w:p w14:paraId="38C0A1F2">
      <w:pPr>
        <w:spacing w:before="60" w:after="60" w:line="360" w:lineRule="auto"/>
        <w:ind w:left="960"/>
        <w:jc w:val="both"/>
        <w:rPr>
          <w:rFonts w:hint="eastAsia"/>
        </w:rPr>
      </w:pPr>
      <w:r>
        <w:rPr>
          <w:rFonts w:hint="eastAsia"/>
        </w:rPr>
        <w:t>A）</w:t>
      </w:r>
      <w:r>
        <w:t>主收款账户：</w:t>
      </w:r>
    </w:p>
    <w:p w14:paraId="51119848">
      <w:pPr>
        <w:spacing w:before="60" w:after="60" w:line="360" w:lineRule="auto"/>
        <w:ind w:left="960"/>
        <w:jc w:val="both"/>
        <w:rPr>
          <w:rFonts w:hint="eastAsia"/>
        </w:rPr>
      </w:pPr>
      <w:r>
        <w:t>户　　名：______________________________</w:t>
      </w:r>
    </w:p>
    <w:p w14:paraId="2B0BD40E">
      <w:pPr>
        <w:spacing w:before="60" w:after="60" w:line="360" w:lineRule="auto"/>
        <w:ind w:left="960"/>
        <w:jc w:val="both"/>
        <w:rPr>
          <w:rFonts w:hint="eastAsia"/>
        </w:rPr>
      </w:pPr>
      <w:r>
        <w:t>账　　号：______________________________</w:t>
      </w:r>
    </w:p>
    <w:p w14:paraId="7FD2E503">
      <w:pPr>
        <w:spacing w:before="60" w:after="60" w:line="360" w:lineRule="auto"/>
        <w:ind w:left="960"/>
        <w:jc w:val="both"/>
        <w:rPr>
          <w:rFonts w:hint="eastAsia"/>
        </w:rPr>
      </w:pPr>
      <w:r>
        <w:t>开 户 行：______________________________</w:t>
      </w:r>
    </w:p>
    <w:p w14:paraId="58A8B2AD">
      <w:pPr>
        <w:rPr>
          <w:rFonts w:hint="eastAsia"/>
        </w:rPr>
      </w:pPr>
    </w:p>
    <w:p w14:paraId="5ADB8A29">
      <w:pPr>
        <w:spacing w:before="60" w:after="60" w:line="360" w:lineRule="auto"/>
        <w:ind w:left="960"/>
        <w:jc w:val="both"/>
        <w:rPr>
          <w:rFonts w:hint="eastAsia"/>
        </w:rPr>
      </w:pPr>
      <w:r>
        <w:rPr>
          <w:rFonts w:hint="eastAsia"/>
        </w:rPr>
        <w:t>B）</w:t>
      </w:r>
      <w:r>
        <w:t>备用收款账户：</w:t>
      </w:r>
    </w:p>
    <w:p w14:paraId="335035A4">
      <w:pPr>
        <w:spacing w:before="60" w:after="60" w:line="360" w:lineRule="auto"/>
        <w:ind w:left="960"/>
        <w:jc w:val="both"/>
        <w:rPr>
          <w:rFonts w:hint="eastAsia"/>
        </w:rPr>
      </w:pPr>
      <w:r>
        <w:t>户　　名：______________________________</w:t>
      </w:r>
    </w:p>
    <w:p w14:paraId="272699E3">
      <w:pPr>
        <w:spacing w:before="60" w:after="60" w:line="360" w:lineRule="auto"/>
        <w:ind w:left="960"/>
        <w:jc w:val="both"/>
        <w:rPr>
          <w:rFonts w:hint="eastAsia"/>
        </w:rPr>
      </w:pPr>
      <w:r>
        <w:t>账　　号：______________________________</w:t>
      </w:r>
    </w:p>
    <w:p w14:paraId="0EEA73FB">
      <w:pPr>
        <w:spacing w:before="60" w:after="60" w:line="360" w:lineRule="auto"/>
        <w:ind w:left="960"/>
        <w:jc w:val="both"/>
        <w:rPr>
          <w:rFonts w:hint="eastAsia"/>
        </w:rPr>
      </w:pPr>
      <w:r>
        <w:t>开 户 行：______________________________</w:t>
      </w:r>
    </w:p>
    <w:p w14:paraId="537027D8">
      <w:pPr>
        <w:rPr>
          <w:rFonts w:hint="eastAsia"/>
        </w:rPr>
      </w:pPr>
    </w:p>
    <w:p w14:paraId="10B56423">
      <w:pPr>
        <w:spacing w:before="60" w:after="60" w:line="360" w:lineRule="auto"/>
        <w:ind w:firstLine="480"/>
        <w:jc w:val="both"/>
        <w:rPr>
          <w:rFonts w:hint="eastAsia"/>
        </w:rPr>
      </w:pPr>
      <w:r>
        <w:t>如乙方需更换上述账户，须提前【5】个工作日以书面形式通知甲方并提供新账户完整银行信息；通知未达前述提前期的，甲方按原账户付款不视为违约。若发生突发情况导致无法提前通知的，乙方应在事发后【24】小时内书面通知甲方启用备用账户，甲方将款项支付至书面通知的账户后即视为履行完毕当期付款义务。</w:t>
      </w:r>
    </w:p>
    <w:p w14:paraId="19CF3DF3">
      <w:pPr>
        <w:spacing w:before="60" w:after="60" w:line="360" w:lineRule="auto"/>
        <w:ind w:firstLine="480" w:firstLineChars="200"/>
        <w:jc w:val="both"/>
        <w:rPr>
          <w:rFonts w:hint="eastAsia"/>
        </w:rPr>
      </w:pPr>
      <w:r>
        <w:t>（3）乙方收款后【5】个工作日内应向甲方开具税率为【6】%的增值税专用发票。</w:t>
      </w:r>
    </w:p>
    <w:p w14:paraId="3E8865B3">
      <w:pPr>
        <w:pStyle w:val="3"/>
        <w:spacing w:line="360" w:lineRule="auto"/>
        <w:rPr>
          <w:rFonts w:hint="eastAsia" w:ascii="仿宋" w:hAnsi="仿宋" w:eastAsia="仿宋"/>
        </w:rPr>
      </w:pPr>
      <w:r>
        <w:rPr>
          <w:rFonts w:ascii="仿宋" w:hAnsi="仿宋" w:eastAsia="仿宋"/>
        </w:rPr>
        <w:t>4.4  押金</w:t>
      </w:r>
    </w:p>
    <w:p w14:paraId="11B25660">
      <w:pPr>
        <w:spacing w:before="60" w:after="60" w:line="360" w:lineRule="auto"/>
        <w:ind w:firstLine="480" w:firstLineChars="200"/>
        <w:jc w:val="both"/>
        <w:rPr>
          <w:rFonts w:hint="eastAsia"/>
        </w:rPr>
      </w:pPr>
      <w:r>
        <w:t>（1）甲方应于本协议签订后【5】个工作日内，向乙方支付相当于【2】个月托管费的押金（以下简称</w:t>
      </w:r>
      <w:r>
        <w:rPr>
          <w:rFonts w:hint="eastAsia"/>
        </w:rPr>
        <w:t>“</w:t>
      </w:r>
      <w:r>
        <w:t>押金</w:t>
      </w:r>
      <w:r>
        <w:rPr>
          <w:rFonts w:hint="eastAsia"/>
        </w:rPr>
        <w:t>”</w:t>
      </w:r>
      <w:r>
        <w:t>），押金金额以本协议第4.1条约定的月度托管费为计算基准。</w:t>
      </w:r>
    </w:p>
    <w:p w14:paraId="01A86C42">
      <w:pPr>
        <w:spacing w:before="60" w:after="60" w:line="360" w:lineRule="auto"/>
        <w:ind w:firstLine="480" w:firstLineChars="200"/>
        <w:jc w:val="both"/>
        <w:rPr>
          <w:rFonts w:hint="eastAsia"/>
        </w:rPr>
      </w:pPr>
      <w:r>
        <w:t>（2）押金退还：本协议期满或终止后，在甲方完成全部车辆返还及费用结算、且双方确认不存在未决违约事项的前提下，乙方应于【5】个工作日内将押金无息退还甲方。</w:t>
      </w:r>
    </w:p>
    <w:p w14:paraId="354DC91D">
      <w:pPr>
        <w:spacing w:before="60" w:after="60" w:line="360" w:lineRule="auto"/>
        <w:ind w:firstLine="480" w:firstLineChars="200"/>
        <w:jc w:val="both"/>
        <w:rPr>
          <w:rFonts w:hint="eastAsia"/>
        </w:rPr>
      </w:pPr>
      <w:r>
        <w:t>（3）押金抵扣：乙方仅可将押金用于抵扣经双方书面签署确认的违约金，不得用于抵扣任何争议款项、未经确认的损失赔偿或其他任何费用。乙方动用押金前须提前书面通知甲方。</w:t>
      </w:r>
    </w:p>
    <w:p w14:paraId="04292CAA">
      <w:pPr>
        <w:spacing w:before="60" w:after="60" w:line="360" w:lineRule="auto"/>
        <w:ind w:firstLine="480" w:firstLineChars="200"/>
        <w:jc w:val="both"/>
        <w:rPr>
          <w:rFonts w:hint="eastAsia"/>
        </w:rPr>
      </w:pPr>
      <w:r>
        <w:t>（4）押金不计利息，亦不得被乙方用于任何投资或经营活动。</w:t>
      </w:r>
    </w:p>
    <w:p w14:paraId="3AA32D8B">
      <w:pPr>
        <w:pStyle w:val="3"/>
        <w:spacing w:line="360" w:lineRule="auto"/>
        <w:rPr>
          <w:rFonts w:hint="eastAsia" w:ascii="仿宋" w:hAnsi="仿宋" w:eastAsia="仿宋"/>
        </w:rPr>
      </w:pPr>
      <w:r>
        <w:rPr>
          <w:rFonts w:ascii="仿宋" w:hAnsi="仿宋" w:eastAsia="仿宋"/>
        </w:rPr>
        <w:t>4.5  对账机制</w:t>
      </w:r>
    </w:p>
    <w:p w14:paraId="2116FD09">
      <w:pPr>
        <w:spacing w:before="60" w:after="60" w:line="360" w:lineRule="auto"/>
        <w:ind w:firstLine="480"/>
        <w:jc w:val="both"/>
        <w:rPr>
          <w:rFonts w:hint="eastAsia"/>
        </w:rPr>
      </w:pPr>
      <w:r>
        <w:t>双方每季度结束后【10】日内共同签署《季度对账确认函》（模板见附件三），作为结算的最终依据。</w:t>
      </w:r>
    </w:p>
    <w:p w14:paraId="09F601AA">
      <w:pPr>
        <w:pStyle w:val="3"/>
        <w:spacing w:line="360" w:lineRule="auto"/>
        <w:rPr>
          <w:rFonts w:hint="eastAsia" w:ascii="仿宋" w:hAnsi="仿宋" w:eastAsia="仿宋"/>
        </w:rPr>
      </w:pPr>
      <w:r>
        <w:rPr>
          <w:rFonts w:ascii="仿宋" w:hAnsi="仿宋" w:eastAsia="仿宋"/>
        </w:rPr>
        <w:t>4.6  净收益归属</w:t>
      </w:r>
    </w:p>
    <w:p w14:paraId="3DAA7D7F">
      <w:pPr>
        <w:spacing w:before="60" w:after="60" w:line="360" w:lineRule="auto"/>
        <w:ind w:firstLine="480" w:firstLineChars="200"/>
        <w:jc w:val="both"/>
        <w:rPr>
          <w:rFonts w:hint="eastAsia"/>
        </w:rPr>
      </w:pPr>
      <w:r>
        <w:t>甲方通过运营车辆取得的租金收入与托管费之间的差额，归甲方所有，作为甲方的运营收益。</w:t>
      </w:r>
    </w:p>
    <w:p w14:paraId="509D4774">
      <w:pPr>
        <w:pStyle w:val="2"/>
        <w:spacing w:before="200" w:after="100" w:line="360" w:lineRule="auto"/>
        <w:jc w:val="left"/>
        <w:rPr>
          <w:rFonts w:hint="eastAsia" w:ascii="宋体" w:hAnsi="宋体" w:eastAsia="宋体"/>
        </w:rPr>
      </w:pPr>
      <w:r>
        <w:rPr>
          <w:rFonts w:ascii="宋体" w:hAnsi="宋体" w:eastAsia="宋体"/>
        </w:rPr>
        <w:t>第五条  车辆交付与返还</w:t>
      </w:r>
    </w:p>
    <w:p w14:paraId="3CCB1092">
      <w:pPr>
        <w:pStyle w:val="3"/>
        <w:spacing w:line="360" w:lineRule="auto"/>
        <w:rPr>
          <w:rFonts w:hint="eastAsia" w:ascii="仿宋" w:hAnsi="仿宋" w:eastAsia="仿宋"/>
        </w:rPr>
      </w:pPr>
      <w:r>
        <w:rPr>
          <w:rFonts w:ascii="仿宋" w:hAnsi="仿宋" w:eastAsia="仿宋"/>
        </w:rPr>
        <w:t>5.1  初始交付</w:t>
      </w:r>
    </w:p>
    <w:p w14:paraId="55478C4D">
      <w:pPr>
        <w:spacing w:before="60" w:after="60" w:line="360" w:lineRule="auto"/>
        <w:ind w:firstLine="480"/>
        <w:jc w:val="both"/>
        <w:rPr>
          <w:rFonts w:hint="eastAsia"/>
        </w:rPr>
      </w:pPr>
      <w:r>
        <w:t>乙方应在车辆完成上牌和抵押登记后【3】个工作日内，将车辆及随车资料（行驶证复印件加盖公章、车辆登记证书复印件、钥匙、说明书、保养手册、T-Box账号密码等）交付给甲方，双方现场签署附件二《车辆托管移交确认单》。该确认单一式三份（甲方、乙方、下游承租方各执一份），签署之日为托管运营权正式转移日，租金计收起算。</w:t>
      </w:r>
    </w:p>
    <w:p w14:paraId="34DE48F4">
      <w:pPr>
        <w:pStyle w:val="3"/>
        <w:spacing w:line="360" w:lineRule="auto"/>
        <w:rPr>
          <w:rFonts w:hint="eastAsia" w:ascii="仿宋" w:hAnsi="仿宋" w:eastAsia="仿宋"/>
        </w:rPr>
      </w:pPr>
      <w:r>
        <w:rPr>
          <w:rFonts w:ascii="仿宋" w:hAnsi="仿宋" w:eastAsia="仿宋"/>
        </w:rPr>
        <w:t>5.2  运营中交付</w:t>
      </w:r>
    </w:p>
    <w:p w14:paraId="4EA19075">
      <w:pPr>
        <w:spacing w:before="60" w:after="60" w:line="360" w:lineRule="auto"/>
        <w:ind w:firstLine="480"/>
        <w:jc w:val="both"/>
        <w:rPr>
          <w:rFonts w:hint="eastAsia"/>
        </w:rPr>
      </w:pPr>
      <w:r>
        <w:t>托管期间新增车辆或替换车辆的，按上述流程办理。</w:t>
      </w:r>
    </w:p>
    <w:p w14:paraId="272FADD9">
      <w:pPr>
        <w:pStyle w:val="3"/>
        <w:spacing w:line="360" w:lineRule="auto"/>
        <w:rPr>
          <w:rFonts w:hint="eastAsia" w:ascii="仿宋" w:hAnsi="仿宋" w:eastAsia="仿宋"/>
        </w:rPr>
      </w:pPr>
      <w:r>
        <w:rPr>
          <w:rFonts w:ascii="仿宋" w:hAnsi="仿宋" w:eastAsia="仿宋"/>
        </w:rPr>
        <w:t>5.3  托管期满返还</w:t>
      </w:r>
    </w:p>
    <w:p w14:paraId="6B2D3366">
      <w:pPr>
        <w:spacing w:before="60" w:after="60" w:line="360" w:lineRule="auto"/>
        <w:ind w:firstLine="480"/>
        <w:jc w:val="both"/>
        <w:rPr>
          <w:rFonts w:hint="eastAsia"/>
        </w:rPr>
      </w:pPr>
      <w:r>
        <w:t>托管期满或协议提前终止时，乙方应在【5】个工作日内接收车辆。返还地点为双方</w:t>
      </w:r>
      <w:r>
        <w:rPr>
          <w:rFonts w:hint="eastAsia"/>
        </w:rPr>
        <w:t>反还时</w:t>
      </w:r>
      <w:r>
        <w:t>约定的指定地点。如乙方要求将车辆运至其他地点，须提前书面确认，由此产生的运输、保险等一切费用由乙方承担。</w:t>
      </w:r>
    </w:p>
    <w:p w14:paraId="4019BA87">
      <w:pPr>
        <w:spacing w:before="60" w:after="60" w:line="360" w:lineRule="auto"/>
        <w:ind w:firstLine="480"/>
        <w:jc w:val="both"/>
        <w:rPr>
          <w:rFonts w:hint="eastAsia"/>
        </w:rPr>
      </w:pPr>
      <w:r>
        <w:t>甲方应将车辆（正常磨损除外）及可移交的资料返还乙方，双方共同签署《车辆返还确认单》，以确认单签署日期为返还完成日期。若因下游承租方原因导致车辆毁损、灭失或无法按期返还，甲方应及时书面通知乙方，</w:t>
      </w:r>
      <w:commentRangeStart w:id="0"/>
      <w:r>
        <w:t>并由实际责任方承担赔偿责任。</w:t>
      </w:r>
      <w:commentRangeEnd w:id="0"/>
      <w:r>
        <w:commentReference w:id="0"/>
      </w:r>
    </w:p>
    <w:p w14:paraId="3615AB3B">
      <w:pPr>
        <w:pStyle w:val="3"/>
        <w:spacing w:line="360" w:lineRule="auto"/>
        <w:rPr>
          <w:rFonts w:hint="eastAsia" w:ascii="仿宋" w:hAnsi="仿宋" w:eastAsia="仿宋"/>
        </w:rPr>
      </w:pPr>
      <w:r>
        <w:rPr>
          <w:rFonts w:ascii="仿宋" w:hAnsi="仿宋" w:eastAsia="仿宋"/>
        </w:rPr>
        <w:t>5.4  车辆状态验收</w:t>
      </w:r>
    </w:p>
    <w:p w14:paraId="7856B645">
      <w:pPr>
        <w:spacing w:before="60" w:after="60" w:line="360" w:lineRule="auto"/>
        <w:ind w:firstLine="480"/>
        <w:jc w:val="both"/>
        <w:rPr>
          <w:rFonts w:hint="eastAsia"/>
        </w:rPr>
      </w:pPr>
      <w:r>
        <w:t>车辆返还时，</w:t>
      </w:r>
      <w:ins w:id="23" w:author="A后悔药" w:date="2026-03-18T21:41:18Z">
        <w:r>
          <w:rPr>
            <w:rFonts w:hint="eastAsia"/>
            <w:lang w:val="en-US" w:eastAsia="zh-CN"/>
          </w:rPr>
          <w:t>若</w:t>
        </w:r>
      </w:ins>
      <w:ins w:id="24" w:author="A后悔药" w:date="2026-03-18T21:41:19Z">
        <w:r>
          <w:rPr>
            <w:rFonts w:hint="eastAsia"/>
            <w:lang w:val="en-US" w:eastAsia="zh-CN"/>
          </w:rPr>
          <w:t>对</w:t>
        </w:r>
      </w:ins>
      <w:ins w:id="25" w:author="A后悔药" w:date="2026-03-18T21:41:21Z">
        <w:r>
          <w:rPr>
            <w:rFonts w:hint="eastAsia"/>
            <w:lang w:val="en-US" w:eastAsia="zh-CN"/>
          </w:rPr>
          <w:t>归还</w:t>
        </w:r>
      </w:ins>
      <w:ins w:id="26" w:author="A后悔药" w:date="2026-03-18T21:41:22Z">
        <w:r>
          <w:rPr>
            <w:rFonts w:hint="eastAsia"/>
            <w:lang w:val="en-US" w:eastAsia="zh-CN"/>
          </w:rPr>
          <w:t>车辆</w:t>
        </w:r>
      </w:ins>
      <w:ins w:id="27" w:author="A后悔药" w:date="2026-03-18T21:41:25Z">
        <w:r>
          <w:rPr>
            <w:rFonts w:hint="eastAsia"/>
            <w:lang w:val="en-US" w:eastAsia="zh-CN"/>
          </w:rPr>
          <w:t>损耗</w:t>
        </w:r>
      </w:ins>
      <w:ins w:id="28" w:author="A后悔药" w:date="2026-03-18T21:41:28Z">
        <w:r>
          <w:rPr>
            <w:rFonts w:hint="eastAsia"/>
            <w:lang w:val="en-US" w:eastAsia="zh-CN"/>
          </w:rPr>
          <w:t>有</w:t>
        </w:r>
      </w:ins>
      <w:ins w:id="29" w:author="A后悔药" w:date="2026-03-18T21:41:31Z">
        <w:r>
          <w:rPr>
            <w:rFonts w:hint="eastAsia"/>
            <w:lang w:val="en-US" w:eastAsia="zh-CN"/>
          </w:rPr>
          <w:t>异议</w:t>
        </w:r>
      </w:ins>
      <w:ins w:id="30" w:author="A后悔药" w:date="2026-03-18T21:41:32Z">
        <w:r>
          <w:rPr>
            <w:rFonts w:hint="eastAsia"/>
            <w:lang w:val="en-US" w:eastAsia="zh-CN"/>
          </w:rPr>
          <w:t>的</w:t>
        </w:r>
      </w:ins>
      <w:ins w:id="31" w:author="A后悔药" w:date="2026-03-18T21:41:33Z">
        <w:r>
          <w:rPr>
            <w:rFonts w:hint="eastAsia"/>
            <w:lang w:val="en-US" w:eastAsia="zh-CN"/>
          </w:rPr>
          <w:t>，</w:t>
        </w:r>
      </w:ins>
      <w:ins w:id="32" w:author="A后悔药" w:date="2026-03-18T21:41:35Z">
        <w:r>
          <w:rPr>
            <w:rFonts w:hint="eastAsia"/>
            <w:lang w:val="en-US" w:eastAsia="zh-CN"/>
          </w:rPr>
          <w:t>由</w:t>
        </w:r>
      </w:ins>
      <w:r>
        <w:t>三方（甲方、乙方、下游承租方）应共同委托具备资质的第三方评估机构出具《车辆状态评估报告》，该报告作为认定正常损耗与异常损耗的唯一依据。评估费用由认定存在异常损耗的责任方承担。其中：</w:t>
      </w:r>
    </w:p>
    <w:p w14:paraId="319B6BFB">
      <w:pPr>
        <w:spacing w:before="60" w:after="60" w:line="360" w:lineRule="auto"/>
        <w:ind w:firstLine="480" w:firstLineChars="200"/>
        <w:jc w:val="both"/>
        <w:rPr>
          <w:rFonts w:hint="eastAsia"/>
        </w:rPr>
      </w:pPr>
      <w:r>
        <w:t>（1）甲方仅对因自身调度安排不当（以书面证据为准）导致的损耗承担责任；</w:t>
      </w:r>
    </w:p>
    <w:p w14:paraId="328A39DA">
      <w:pPr>
        <w:spacing w:before="60" w:after="60" w:line="360" w:lineRule="auto"/>
        <w:ind w:firstLine="480" w:firstLineChars="200"/>
        <w:jc w:val="both"/>
        <w:rPr>
          <w:rFonts w:hint="eastAsia"/>
        </w:rPr>
      </w:pPr>
      <w:r>
        <w:t>（2）因下游承租方实际使用行为（包括但不限于超载、违规改装、不当操作等）导致的车辆损耗或损毁，</w:t>
      </w:r>
      <w:commentRangeStart w:id="1"/>
      <w:r>
        <w:t>由下游承租方直接承担赔偿责任，甲方不承担连带赔偿责任。</w:t>
      </w:r>
      <w:commentRangeEnd w:id="1"/>
      <w:r>
        <w:commentReference w:id="1"/>
      </w:r>
      <w:r>
        <w:t>甲方应在下游租赁合同中约定承租方对上述情形承担赔偿义务，并在乙方书面要求下协助乙方向下游承租方追索损失，</w:t>
      </w:r>
      <w:commentRangeStart w:id="2"/>
      <w:r>
        <w:t>但甲方协助义务不构成对乙方损失的连带担保。</w:t>
      </w:r>
      <w:commentRangeEnd w:id="2"/>
      <w:r>
        <w:commentReference w:id="2"/>
      </w:r>
    </w:p>
    <w:p w14:paraId="7BDA267A">
      <w:pPr>
        <w:pStyle w:val="3"/>
        <w:spacing w:line="360" w:lineRule="auto"/>
        <w:rPr>
          <w:rFonts w:hint="eastAsia" w:ascii="仿宋" w:hAnsi="仿宋" w:eastAsia="仿宋"/>
        </w:rPr>
      </w:pPr>
      <w:r>
        <w:rPr>
          <w:rFonts w:ascii="仿宋" w:hAnsi="仿宋" w:eastAsia="仿宋"/>
        </w:rPr>
        <w:t>5.5  车辆损失认定与赔偿计算标准</w:t>
      </w:r>
    </w:p>
    <w:p w14:paraId="7B02FEB1">
      <w:pPr>
        <w:spacing w:before="60" w:after="60" w:line="360" w:lineRule="auto"/>
        <w:jc w:val="both"/>
        <w:rPr>
          <w:rFonts w:hint="eastAsia"/>
        </w:rPr>
      </w:pPr>
      <w:r>
        <w:t>（1）损坏程度认定：</w:t>
      </w:r>
    </w:p>
    <w:p w14:paraId="3CF1CD8D">
      <w:pPr>
        <w:spacing w:before="60" w:after="60" w:line="360" w:lineRule="auto"/>
        <w:ind w:left="480"/>
        <w:jc w:val="both"/>
        <w:rPr>
          <w:rFonts w:hint="eastAsia"/>
        </w:rPr>
      </w:pPr>
      <w:r>
        <w:t>● 正常磨损：车辆可正常行驶运营，属合理使用损耗，不触发赔偿；</w:t>
      </w:r>
    </w:p>
    <w:p w14:paraId="236780CD">
      <w:pPr>
        <w:spacing w:before="60" w:after="60" w:line="360" w:lineRule="auto"/>
        <w:ind w:left="480"/>
        <w:jc w:val="both"/>
        <w:rPr>
          <w:rFonts w:hint="eastAsia"/>
        </w:rPr>
      </w:pPr>
      <w:r>
        <w:t>● 严重损坏：车辆因损坏无法正常行驶运营，触发赔偿；</w:t>
      </w:r>
    </w:p>
    <w:p w14:paraId="54C5057F">
      <w:pPr>
        <w:spacing w:before="60" w:after="60" w:line="360" w:lineRule="auto"/>
        <w:ind w:left="480"/>
        <w:jc w:val="both"/>
        <w:rPr>
          <w:rFonts w:hint="eastAsia"/>
        </w:rPr>
      </w:pPr>
      <w:r>
        <w:t>● 灭失/完全损毁：车辆实际灭失或经第三方评估机构认定无修复价值，触发全额赔偿。</w:t>
      </w:r>
    </w:p>
    <w:p w14:paraId="2570CEDA">
      <w:pPr>
        <w:spacing w:before="60" w:after="60" w:line="360" w:lineRule="auto"/>
        <w:jc w:val="both"/>
        <w:rPr>
          <w:rFonts w:hint="eastAsia"/>
        </w:rPr>
      </w:pPr>
      <w:r>
        <w:t>（2）赔偿计算公式（直线折旧法）：</w:t>
      </w:r>
    </w:p>
    <w:p w14:paraId="73BC4261">
      <w:pPr>
        <w:spacing w:before="80" w:after="80"/>
        <w:jc w:val="center"/>
        <w:rPr>
          <w:rFonts w:hint="eastAsia"/>
          <w:b/>
          <w:bCs/>
        </w:rPr>
      </w:pPr>
      <w:r>
        <w:rPr>
          <w:b/>
          <w:bCs/>
        </w:rPr>
        <w:t>车辆折旧评估价</w:t>
      </w:r>
      <w:r>
        <w:rPr>
          <w:rFonts w:hint="eastAsia"/>
          <w:b/>
          <w:bCs/>
        </w:rPr>
        <w:t xml:space="preserve"> </w:t>
      </w:r>
      <w:r>
        <w:rPr>
          <w:b/>
          <w:bCs/>
        </w:rPr>
        <w:t>=</w:t>
      </w:r>
      <w:r>
        <w:rPr>
          <w:rFonts w:hint="eastAsia"/>
          <w:b/>
          <w:bCs/>
        </w:rPr>
        <w:t xml:space="preserve"> </w:t>
      </w:r>
      <w:r>
        <w:rPr>
          <w:b/>
          <w:bCs/>
        </w:rPr>
        <w:t>车辆原值×(1-已使用年限÷5)×(1-10%)+车辆原值×10%</w:t>
      </w:r>
    </w:p>
    <w:p w14:paraId="3850FCF3">
      <w:pPr>
        <w:spacing w:before="60" w:after="60" w:line="360" w:lineRule="auto"/>
        <w:jc w:val="both"/>
        <w:rPr>
          <w:rFonts w:hint="eastAsia"/>
        </w:rPr>
      </w:pPr>
    </w:p>
    <w:p w14:paraId="184B847E">
      <w:pPr>
        <w:spacing w:before="60" w:after="60" w:line="360" w:lineRule="auto"/>
        <w:jc w:val="both"/>
        <w:rPr>
          <w:rFonts w:hint="eastAsia"/>
        </w:rPr>
      </w:pPr>
      <w:r>
        <w:t>其中：</w:t>
      </w:r>
    </w:p>
    <w:p w14:paraId="242695FD">
      <w:pPr>
        <w:spacing w:before="60" w:after="60" w:line="360" w:lineRule="auto"/>
        <w:ind w:left="480"/>
        <w:jc w:val="both"/>
        <w:rPr>
          <w:rFonts w:hint="eastAsia"/>
        </w:rPr>
      </w:pPr>
      <w:r>
        <w:rPr>
          <w:rFonts w:hint="eastAsia"/>
        </w:rPr>
        <w:t>A）</w:t>
      </w:r>
      <w:r>
        <w:t>车辆原值以双方签订本协议时约定或附件一载明的车辆购置价为准；</w:t>
      </w:r>
    </w:p>
    <w:p w14:paraId="7754D7EF">
      <w:pPr>
        <w:spacing w:before="60" w:after="60" w:line="360" w:lineRule="auto"/>
        <w:ind w:left="480"/>
        <w:jc w:val="both"/>
        <w:rPr>
          <w:rFonts w:hint="eastAsia"/>
        </w:rPr>
      </w:pPr>
      <w:r>
        <w:rPr>
          <w:rFonts w:hint="eastAsia"/>
        </w:rPr>
        <w:t>B）</w:t>
      </w:r>
      <w:r>
        <w:t>已使用年限自车辆初次登记日起至事故发生之日止，不足一年的按实际月数折算（精确至月）；</w:t>
      </w:r>
    </w:p>
    <w:p w14:paraId="0CECE18A">
      <w:pPr>
        <w:spacing w:before="60" w:after="60" w:line="360" w:lineRule="auto"/>
        <w:ind w:left="480"/>
        <w:jc w:val="both"/>
        <w:rPr>
          <w:rFonts w:hint="eastAsia"/>
        </w:rPr>
      </w:pPr>
      <w:r>
        <w:rPr>
          <w:rFonts w:hint="eastAsia"/>
        </w:rPr>
        <w:t>C）</w:t>
      </w:r>
      <w:r>
        <w:t>折旧年限为【5】年，残值率为【10%】，采用直线折旧法；</w:t>
      </w:r>
    </w:p>
    <w:p w14:paraId="76952C64">
      <w:pPr>
        <w:spacing w:before="60" w:after="60" w:line="360" w:lineRule="auto"/>
        <w:ind w:left="480"/>
        <w:jc w:val="both"/>
        <w:rPr>
          <w:rFonts w:hint="eastAsia"/>
        </w:rPr>
      </w:pPr>
      <w:r>
        <w:rPr>
          <w:rFonts w:hint="eastAsia"/>
        </w:rPr>
        <w:t>D）</w:t>
      </w:r>
      <w:r>
        <w:t>赔偿金额 = 折旧评估价 - 保险实际理赔金额，保险赔款优先抵扣；</w:t>
      </w:r>
    </w:p>
    <w:p w14:paraId="53D5008C">
      <w:pPr>
        <w:spacing w:before="60" w:after="60" w:line="360" w:lineRule="auto"/>
        <w:ind w:left="480"/>
        <w:jc w:val="both"/>
        <w:rPr>
          <w:rFonts w:hint="eastAsia"/>
        </w:rPr>
      </w:pPr>
      <w:r>
        <w:rPr>
          <w:rFonts w:hint="eastAsia"/>
        </w:rPr>
        <w:t>E）</w:t>
      </w:r>
      <w:r>
        <w:t>如双方对评估结果有异议，应共同委托双方认可的具有相应资质的第三方评估机构重新评估，评估费用由责任方承担。</w:t>
      </w:r>
    </w:p>
    <w:p w14:paraId="2D82DD64">
      <w:pPr>
        <w:spacing w:before="60" w:after="60" w:line="360" w:lineRule="auto"/>
        <w:jc w:val="both"/>
        <w:rPr>
          <w:rFonts w:hint="eastAsia"/>
        </w:rPr>
      </w:pPr>
      <w:r>
        <w:t>（3）本条明确以折旧价为赔偿基准，不以剩余贷款余额为计算依据。</w:t>
      </w:r>
    </w:p>
    <w:p w14:paraId="107419B3">
      <w:pPr>
        <w:pStyle w:val="2"/>
        <w:spacing w:before="200" w:after="100" w:line="360" w:lineRule="auto"/>
        <w:jc w:val="left"/>
        <w:rPr>
          <w:rFonts w:hint="eastAsia" w:ascii="宋体" w:hAnsi="宋体" w:eastAsia="宋体"/>
        </w:rPr>
      </w:pPr>
      <w:r>
        <w:rPr>
          <w:rFonts w:ascii="宋体" w:hAnsi="宋体" w:eastAsia="宋体"/>
        </w:rPr>
        <w:t>第六条  双方权利义务</w:t>
      </w:r>
    </w:p>
    <w:p w14:paraId="510AAFBC">
      <w:pPr>
        <w:pStyle w:val="3"/>
        <w:spacing w:line="360" w:lineRule="auto"/>
        <w:rPr>
          <w:rFonts w:hint="eastAsia" w:ascii="仿宋" w:hAnsi="仿宋" w:eastAsia="仿宋"/>
        </w:rPr>
      </w:pPr>
      <w:r>
        <w:rPr>
          <w:rFonts w:ascii="仿宋" w:hAnsi="仿宋" w:eastAsia="仿宋"/>
        </w:rPr>
        <w:t>6.1  甲方的权利与义务</w:t>
      </w:r>
    </w:p>
    <w:p w14:paraId="2204929F">
      <w:pPr>
        <w:spacing w:before="60" w:after="60" w:line="360" w:lineRule="auto"/>
        <w:jc w:val="both"/>
        <w:rPr>
          <w:rFonts w:hint="eastAsia"/>
        </w:rPr>
      </w:pPr>
      <w:r>
        <w:t>（1）按照本协议约定，排他性地运营车辆，确保运营符合法律法规及合同约定。</w:t>
      </w:r>
    </w:p>
    <w:p w14:paraId="60ECBF39">
      <w:pPr>
        <w:spacing w:before="60" w:after="60" w:line="360" w:lineRule="auto"/>
        <w:jc w:val="both"/>
        <w:rPr>
          <w:rFonts w:hint="eastAsia"/>
        </w:rPr>
      </w:pPr>
      <w:r>
        <w:t>（2）按时向乙方提供月度结算单，并按本协议第四条约定的结算模式及时支付托管费。</w:t>
      </w:r>
    </w:p>
    <w:p w14:paraId="54D14FA4">
      <w:pPr>
        <w:spacing w:before="60" w:after="60" w:line="360" w:lineRule="auto"/>
        <w:jc w:val="both"/>
        <w:rPr>
          <w:rFonts w:hint="eastAsia"/>
        </w:rPr>
      </w:pPr>
      <w:r>
        <w:t>（3）因甲方自身原因造成的直接损失，由甲方承担，具体包括且仅限于</w:t>
      </w:r>
      <w:r>
        <w:rPr>
          <w:rFonts w:hint="eastAsia"/>
        </w:rPr>
        <w:t>:1）</w:t>
      </w:r>
      <w:r>
        <w:t>甲方工作人员在履行本协议期间因故意或重大过失造成的损害；</w:t>
      </w:r>
      <w:r>
        <w:rPr>
          <w:rFonts w:hint="eastAsia"/>
        </w:rPr>
        <w:t>2）</w:t>
      </w:r>
      <w:r>
        <w:t>甲方未按约定建立资产台账记录导致无法举证的情形。以下情形造成的损失不由甲方承担：</w:t>
      </w:r>
      <w:r>
        <w:rPr>
          <w:rFonts w:hint="eastAsia"/>
        </w:rPr>
        <w:t>1)</w:t>
      </w:r>
      <w:r>
        <w:t>车辆本身质量缺陷；</w:t>
      </w:r>
      <w:commentRangeStart w:id="3"/>
      <w:r>
        <w:rPr>
          <w:rFonts w:hint="eastAsia"/>
        </w:rPr>
        <w:t>2)</w:t>
      </w:r>
      <w:r>
        <w:t>下游承租方驾驶员的驾驶行为；</w:t>
      </w:r>
      <w:commentRangeEnd w:id="3"/>
      <w:r>
        <w:commentReference w:id="3"/>
      </w:r>
      <w:r>
        <w:rPr>
          <w:rFonts w:hint="eastAsia"/>
        </w:rPr>
        <w:t>3)</w:t>
      </w:r>
      <w:r>
        <w:t>不可抗力。</w:t>
      </w:r>
    </w:p>
    <w:p w14:paraId="7CE9382B">
      <w:pPr>
        <w:spacing w:before="60" w:after="60" w:line="360" w:lineRule="auto"/>
        <w:jc w:val="both"/>
        <w:rPr>
          <w:rFonts w:hint="eastAsia"/>
        </w:rPr>
      </w:pPr>
      <w:r>
        <w:t>（4）及时将下游承租方违反租赁合同的情况（如拒付租金、违规使用等）书面通知乙方。</w:t>
      </w:r>
    </w:p>
    <w:p w14:paraId="1A1CB18D">
      <w:pPr>
        <w:spacing w:before="60" w:after="60" w:line="360" w:lineRule="auto"/>
        <w:jc w:val="both"/>
        <w:rPr>
          <w:rFonts w:hint="eastAsia"/>
        </w:rPr>
      </w:pPr>
      <w:r>
        <w:t>（5）甲方协助乙方办理补贴申报所需的运营数据证明材料，以系统原始记录为准，不作任何增减或修饰。甲方对提供数据的客观性负责，但对乙方自行补充或修改的其他申报材料内容不承担任何责任。</w:t>
      </w:r>
    </w:p>
    <w:p w14:paraId="59D41F4D">
      <w:pPr>
        <w:spacing w:before="60" w:after="60" w:line="360" w:lineRule="auto"/>
        <w:jc w:val="both"/>
        <w:rPr>
          <w:rFonts w:hint="eastAsia"/>
        </w:rPr>
      </w:pPr>
      <w:r>
        <w:t>（6）甲方保险督促管理义务及T-Box管控权：</w:t>
      </w:r>
    </w:p>
    <w:p w14:paraId="39C1A5D7">
      <w:pPr>
        <w:spacing w:before="60" w:after="60" w:line="360" w:lineRule="auto"/>
        <w:ind w:left="480"/>
        <w:jc w:val="both"/>
        <w:rPr>
          <w:rFonts w:hint="eastAsia"/>
        </w:rPr>
      </w:pPr>
      <w:r>
        <w:rPr>
          <w:rFonts w:hint="eastAsia"/>
        </w:rPr>
        <w:t>A）</w:t>
      </w:r>
      <w:r>
        <w:t>甲方作为保险投保的监督管理人，负有督促下游承租方按时足额缴纳保险费用的管理义务；</w:t>
      </w:r>
    </w:p>
    <w:p w14:paraId="5503ECEA">
      <w:pPr>
        <w:spacing w:before="60" w:after="60" w:line="360" w:lineRule="auto"/>
        <w:ind w:left="480"/>
        <w:jc w:val="both"/>
        <w:rPr>
          <w:rFonts w:hint="eastAsia"/>
        </w:rPr>
      </w:pPr>
      <w:r>
        <w:rPr>
          <w:rFonts w:hint="eastAsia"/>
        </w:rPr>
        <w:t>B）</w:t>
      </w:r>
      <w:r>
        <w:t>甲方应在车辆交付下游承租方前确认投保完成，保险单复印件应在投保后【3】个工作日内交甲方备案；</w:t>
      </w:r>
    </w:p>
    <w:p w14:paraId="12A4B59C">
      <w:pPr>
        <w:spacing w:before="60" w:after="60" w:line="360" w:lineRule="auto"/>
        <w:ind w:left="480"/>
        <w:jc w:val="both"/>
        <w:rPr>
          <w:rFonts w:hint="eastAsia"/>
        </w:rPr>
      </w:pPr>
      <w:r>
        <w:rPr>
          <w:rFonts w:hint="eastAsia"/>
        </w:rPr>
        <w:t>C）</w:t>
      </w:r>
      <w:r>
        <w:t>若下游承租方未投保或保险失效，甲方有权通过T-Box对车辆实施锁车管控，并立即书面通知乙方；甲方因合理履行督促义务而采取锁车措施的，不构成违约，</w:t>
      </w:r>
      <w:commentRangeStart w:id="4"/>
      <w:r>
        <w:t>锁车期间托管费顺延计算；</w:t>
      </w:r>
      <w:commentRangeEnd w:id="4"/>
      <w:r>
        <w:commentReference w:id="4"/>
      </w:r>
    </w:p>
    <w:p w14:paraId="53D7EB07">
      <w:pPr>
        <w:spacing w:before="60" w:after="60" w:line="360" w:lineRule="auto"/>
        <w:ind w:left="480"/>
        <w:jc w:val="both"/>
        <w:rPr>
          <w:rFonts w:hint="eastAsia"/>
        </w:rPr>
      </w:pPr>
      <w:r>
        <w:rPr>
          <w:rFonts w:hint="eastAsia"/>
        </w:rPr>
        <w:t>D）</w:t>
      </w:r>
      <w:r>
        <w:t>甲方T-Box操作记录作为甲方已履行督促投保义务的书面证明；</w:t>
      </w:r>
    </w:p>
    <w:p w14:paraId="1D603EB7">
      <w:pPr>
        <w:spacing w:before="60" w:after="60" w:line="360" w:lineRule="auto"/>
        <w:ind w:left="480"/>
        <w:jc w:val="both"/>
        <w:rPr>
          <w:rFonts w:hint="eastAsia"/>
        </w:rPr>
      </w:pPr>
      <w:r>
        <w:rPr>
          <w:rFonts w:hint="eastAsia"/>
        </w:rPr>
        <w:t>E）</w:t>
      </w:r>
      <w:commentRangeStart w:id="5"/>
      <w:r>
        <w:t>因乙方指示甲方在未投保状态下继续运营导致的损失，由乙方承担全部责任；</w:t>
      </w:r>
      <w:commentRangeEnd w:id="5"/>
      <w:r>
        <w:commentReference w:id="5"/>
      </w:r>
    </w:p>
    <w:p w14:paraId="1052BDC9">
      <w:pPr>
        <w:spacing w:before="60" w:after="60" w:line="360" w:lineRule="auto"/>
        <w:ind w:left="480"/>
        <w:jc w:val="both"/>
        <w:rPr>
          <w:rFonts w:hint="eastAsia"/>
        </w:rPr>
      </w:pPr>
      <w:r>
        <w:rPr>
          <w:rFonts w:hint="eastAsia"/>
        </w:rPr>
        <w:t>F）</w:t>
      </w:r>
      <w:r>
        <w:t>甲方履行上述督促管理义务后，不因保险问题对乙方承担额外赔付责任。</w:t>
      </w:r>
    </w:p>
    <w:p w14:paraId="5147908D">
      <w:pPr>
        <w:pStyle w:val="3"/>
        <w:spacing w:line="360" w:lineRule="auto"/>
        <w:rPr>
          <w:rFonts w:hint="eastAsia" w:ascii="仿宋" w:hAnsi="仿宋" w:eastAsia="仿宋"/>
        </w:rPr>
      </w:pPr>
      <w:r>
        <w:rPr>
          <w:rFonts w:ascii="仿宋" w:hAnsi="仿宋" w:eastAsia="仿宋"/>
        </w:rPr>
        <w:t>6.2  乙方的权利与义务</w:t>
      </w:r>
    </w:p>
    <w:p w14:paraId="41814478">
      <w:pPr>
        <w:spacing w:before="60" w:after="60" w:line="360" w:lineRule="auto"/>
        <w:ind w:firstLine="480"/>
        <w:jc w:val="both"/>
        <w:rPr>
          <w:rFonts w:hint="eastAsia"/>
        </w:rPr>
      </w:pPr>
      <w:r>
        <w:t>（1）保证对托管车辆拥有合法、完整的所有权，且车辆不存在任何权利负担（除三方协议约定的抵押外）。</w:t>
      </w:r>
    </w:p>
    <w:p w14:paraId="172C81DE">
      <w:pPr>
        <w:spacing w:before="60" w:after="60" w:line="360" w:lineRule="auto"/>
        <w:ind w:firstLine="480"/>
        <w:jc w:val="both"/>
        <w:rPr>
          <w:rFonts w:hint="eastAsia"/>
        </w:rPr>
      </w:pPr>
      <w:r>
        <w:t>（2）按本协议约定将车辆运营权委托给甲方，不得干涉甲方正常运营。</w:t>
      </w:r>
    </w:p>
    <w:p w14:paraId="217EE60F">
      <w:pPr>
        <w:spacing w:before="60" w:after="60" w:line="360" w:lineRule="auto"/>
        <w:ind w:firstLine="480"/>
        <w:jc w:val="both"/>
        <w:rPr>
          <w:rFonts w:hint="eastAsia"/>
        </w:rPr>
      </w:pPr>
      <w:r>
        <w:t>（3）自行负责偿还购车贷款，并确保不因自身债务问题导致车辆被查封、扣押或处置。若因乙方还贷逾期等原因导致车辆被抵押权人追索，乙方应在【24】小时内通知甲方，并承担由此给甲方造成的全部损失（包括但不限于租金损失、商誉损失、重新寻找运力的成本等）。</w:t>
      </w:r>
    </w:p>
    <w:p w14:paraId="42CBFE4A">
      <w:pPr>
        <w:spacing w:before="60" w:after="60" w:line="360" w:lineRule="auto"/>
        <w:ind w:firstLine="480"/>
        <w:jc w:val="both"/>
        <w:rPr>
          <w:rFonts w:hint="eastAsia"/>
        </w:rPr>
      </w:pPr>
      <w:r>
        <w:t>（4）乙方为托管车辆保险的投保义务主体，负有确保托管车辆在托管期限内全程拥有足额有效保险的合同义务。乙方应负责安排</w:t>
      </w:r>
      <w:r>
        <w:rPr>
          <w:rFonts w:hint="eastAsia"/>
        </w:rPr>
        <w:t>专人协助甲方</w:t>
      </w:r>
      <w:r>
        <w:t>督促下游承租方作为投保人办理投保手续，但无论以何种方式安排投保，乙方均对足额投保结果承担最终责任。</w:t>
      </w:r>
    </w:p>
    <w:p w14:paraId="26E7330D">
      <w:pPr>
        <w:spacing w:before="60" w:after="60" w:line="360" w:lineRule="auto"/>
        <w:ind w:firstLine="480"/>
        <w:jc w:val="both"/>
        <w:rPr>
          <w:rFonts w:hint="eastAsia"/>
        </w:rPr>
      </w:pPr>
      <w:r>
        <w:t>投保险种至少应包括：交强险、商业第三者责任险（保额不低于人民币【100万元】）、车辆损失险、不计免赔特约险、超赔保险，并根据</w:t>
      </w:r>
      <w:r>
        <w:rPr>
          <w:rFonts w:hint="eastAsia"/>
        </w:rPr>
        <w:t>市场</w:t>
      </w:r>
      <w:r>
        <w:t>要求投保其他附加险。保险费用由下游承租方承担，保险发票开具给承租方。</w:t>
      </w:r>
    </w:p>
    <w:p w14:paraId="60517B47">
      <w:pPr>
        <w:spacing w:before="60" w:after="60" w:line="360" w:lineRule="auto"/>
        <w:ind w:firstLine="480"/>
        <w:jc w:val="both"/>
        <w:rPr>
          <w:rFonts w:hint="eastAsia"/>
        </w:rPr>
      </w:pPr>
      <w:r>
        <w:t>（</w:t>
      </w:r>
      <w:r>
        <w:rPr>
          <w:rFonts w:hint="eastAsia"/>
        </w:rPr>
        <w:t>5</w:t>
      </w:r>
      <w:r>
        <w:t>）补贴共管账户：</w:t>
      </w:r>
    </w:p>
    <w:p w14:paraId="7CC4ABDB">
      <w:pPr>
        <w:spacing w:before="60" w:after="60" w:line="360" w:lineRule="auto"/>
        <w:ind w:left="480"/>
        <w:jc w:val="both"/>
        <w:rPr>
          <w:rFonts w:hint="eastAsia"/>
        </w:rPr>
      </w:pPr>
      <w:r>
        <w:t>□  适用（本项目存在政府补贴，需设立共管账户）</w:t>
      </w:r>
    </w:p>
    <w:p w14:paraId="044AA85B">
      <w:pPr>
        <w:spacing w:before="60" w:after="60" w:line="360" w:lineRule="auto"/>
        <w:ind w:firstLine="480"/>
        <w:jc w:val="both"/>
        <w:rPr>
          <w:rFonts w:hint="eastAsia"/>
        </w:rPr>
      </w:pPr>
      <w:r>
        <w:t>乙方知悉并同意《三方合作协议》中关于政府补贴资金专项共管账户（以下简称"补贴共管账户"）的安排，确认甲方对该账户享有查询权。补贴共管账户仅用于接收、管理及分配政府补贴资金，与甲方自行融资渠道及其他经营账户相互独立，互不干涉。若因乙方原因导致补贴资金被挪用、冻结或无法到账，由乙方承担全部责任，且不影响本协议项下甲方支付托管费的义务。</w:t>
      </w:r>
    </w:p>
    <w:p w14:paraId="2E22C1B7">
      <w:pPr>
        <w:spacing w:before="60" w:after="60" w:line="360" w:lineRule="auto"/>
        <w:ind w:left="480"/>
        <w:jc w:val="both"/>
        <w:rPr>
          <w:rFonts w:hint="eastAsia"/>
        </w:rPr>
      </w:pPr>
      <w:r>
        <w:t>□  不适用（本项目无政府补贴，乙方自行筹措资金</w:t>
      </w:r>
    </w:p>
    <w:p w14:paraId="066E4E6B">
      <w:pPr>
        <w:spacing w:before="60" w:after="60" w:line="360" w:lineRule="auto"/>
        <w:ind w:left="480"/>
        <w:jc w:val="both"/>
        <w:rPr>
          <w:rFonts w:hint="eastAsia"/>
        </w:rPr>
      </w:pPr>
      <w:r>
        <w:t>本项目不涉及政府补贴资金，无需设立补贴共管账户，本款条款自动失效。</w:t>
      </w:r>
    </w:p>
    <w:p w14:paraId="50C3168B">
      <w:pPr>
        <w:pStyle w:val="2"/>
        <w:spacing w:before="200" w:after="100" w:line="360" w:lineRule="auto"/>
        <w:jc w:val="left"/>
        <w:rPr>
          <w:rFonts w:hint="eastAsia" w:ascii="宋体" w:hAnsi="宋体" w:eastAsia="宋体"/>
        </w:rPr>
      </w:pPr>
      <w:r>
        <w:rPr>
          <w:rFonts w:ascii="宋体" w:hAnsi="宋体" w:eastAsia="宋体"/>
        </w:rPr>
        <w:t>第七条  车辆使用、维护与风险承担</w:t>
      </w:r>
    </w:p>
    <w:p w14:paraId="6744AAC2">
      <w:pPr>
        <w:pStyle w:val="3"/>
        <w:spacing w:line="360" w:lineRule="auto"/>
        <w:rPr>
          <w:rFonts w:hint="eastAsia" w:ascii="仿宋" w:hAnsi="仿宋" w:eastAsia="仿宋"/>
        </w:rPr>
      </w:pPr>
      <w:r>
        <w:rPr>
          <w:rFonts w:ascii="仿宋" w:hAnsi="仿宋" w:eastAsia="仿宋"/>
        </w:rPr>
        <w:t>7.1  使用规范</w:t>
      </w:r>
    </w:p>
    <w:p w14:paraId="5057D3A1">
      <w:pPr>
        <w:spacing w:before="60" w:after="60" w:line="360" w:lineRule="auto"/>
        <w:ind w:firstLine="480"/>
        <w:jc w:val="both"/>
        <w:rPr>
          <w:rFonts w:hint="eastAsia"/>
        </w:rPr>
      </w:pPr>
      <w:r>
        <w:t>甲方应确保下游承租方按照车辆使用说明书及相关法律法规的要求使用车辆，不得超载、违规改装、转租或用于非法活动。如发现违规行为，甲方应立即制止并要求整改。</w:t>
      </w:r>
    </w:p>
    <w:p w14:paraId="545EAAB1">
      <w:pPr>
        <w:pStyle w:val="3"/>
        <w:spacing w:line="360" w:lineRule="auto"/>
        <w:rPr>
          <w:rFonts w:hint="eastAsia" w:ascii="仿宋" w:hAnsi="仿宋" w:eastAsia="仿宋"/>
        </w:rPr>
      </w:pPr>
      <w:r>
        <w:rPr>
          <w:rFonts w:ascii="仿宋" w:hAnsi="仿宋" w:eastAsia="仿宋"/>
        </w:rPr>
        <w:t>7.2  维修保养</w:t>
      </w:r>
    </w:p>
    <w:p w14:paraId="4EC73505">
      <w:pPr>
        <w:spacing w:before="60" w:after="60" w:line="360" w:lineRule="auto"/>
        <w:ind w:firstLine="480"/>
        <w:jc w:val="both"/>
        <w:rPr>
          <w:ins w:id="33" w:author="A后悔药" w:date="2026-03-19T17:00:17Z"/>
        </w:rPr>
      </w:pPr>
      <w:r>
        <w:t>车辆日常维修保养、年检、通行费、燃料费等运营产生的费用由下游承租方承担。因车辆本身质量问题产生的维修费用，由乙方负责向主机厂索赔，甲方予以配合。</w:t>
      </w:r>
    </w:p>
    <w:p w14:paraId="631964EF">
      <w:pPr>
        <w:spacing w:before="60" w:after="60" w:line="360" w:lineRule="auto"/>
        <w:ind w:firstLine="480"/>
        <w:jc w:val="both"/>
        <w:rPr>
          <w:rFonts w:hint="default" w:eastAsia="仿宋_GB2312"/>
          <w:lang w:val="en-US" w:eastAsia="zh-CN"/>
        </w:rPr>
      </w:pPr>
      <w:ins w:id="34" w:author="A后悔药" w:date="2026-03-19T17:00:19Z">
        <w:r>
          <w:rPr>
            <w:rFonts w:hint="eastAsia"/>
            <w:lang w:val="en-US" w:eastAsia="zh-CN"/>
          </w:rPr>
          <w:t>车辆</w:t>
        </w:r>
      </w:ins>
      <w:ins w:id="35" w:author="A后悔药" w:date="2026-03-19T17:00:20Z">
        <w:r>
          <w:rPr>
            <w:rFonts w:hint="eastAsia"/>
            <w:lang w:val="en-US" w:eastAsia="zh-CN"/>
          </w:rPr>
          <w:t>在</w:t>
        </w:r>
      </w:ins>
      <w:ins w:id="36" w:author="A后悔药" w:date="2026-03-19T17:00:21Z">
        <w:r>
          <w:rPr>
            <w:rFonts w:hint="eastAsia"/>
            <w:lang w:val="en-US" w:eastAsia="zh-CN"/>
          </w:rPr>
          <w:t>保险</w:t>
        </w:r>
      </w:ins>
      <w:ins w:id="37" w:author="A后悔药" w:date="2026-03-19T17:00:26Z">
        <w:r>
          <w:rPr>
            <w:rFonts w:hint="eastAsia"/>
            <w:lang w:val="en-US" w:eastAsia="zh-CN"/>
          </w:rPr>
          <w:t>发生</w:t>
        </w:r>
      </w:ins>
      <w:ins w:id="38" w:author="A后悔药" w:date="2026-03-19T17:00:30Z">
        <w:r>
          <w:rPr>
            <w:rFonts w:hint="eastAsia"/>
            <w:lang w:val="en-US" w:eastAsia="zh-CN"/>
          </w:rPr>
          <w:t>交通</w:t>
        </w:r>
      </w:ins>
      <w:ins w:id="39" w:author="A后悔药" w:date="2026-03-19T17:00:31Z">
        <w:r>
          <w:rPr>
            <w:rFonts w:hint="eastAsia"/>
            <w:lang w:val="en-US" w:eastAsia="zh-CN"/>
          </w:rPr>
          <w:t>事故</w:t>
        </w:r>
      </w:ins>
      <w:ins w:id="40" w:author="A后悔药" w:date="2026-03-19T17:00:38Z">
        <w:r>
          <w:rPr>
            <w:rFonts w:hint="eastAsia"/>
            <w:lang w:val="en-US" w:eastAsia="zh-CN"/>
          </w:rPr>
          <w:t>后的</w:t>
        </w:r>
      </w:ins>
      <w:ins w:id="41" w:author="A后悔药" w:date="2026-03-19T17:00:40Z">
        <w:r>
          <w:rPr>
            <w:rFonts w:hint="eastAsia"/>
            <w:lang w:val="en-US" w:eastAsia="zh-CN"/>
          </w:rPr>
          <w:t>维修</w:t>
        </w:r>
      </w:ins>
      <w:ins w:id="42" w:author="A后悔药" w:date="2026-03-19T17:01:48Z">
        <w:r>
          <w:rPr>
            <w:rFonts w:hint="eastAsia"/>
            <w:lang w:val="en-US" w:eastAsia="zh-CN"/>
          </w:rPr>
          <w:t>期</w:t>
        </w:r>
      </w:ins>
      <w:ins w:id="43" w:author="A后悔药" w:date="2026-03-19T17:00:40Z">
        <w:r>
          <w:rPr>
            <w:rFonts w:hint="eastAsia"/>
            <w:lang w:val="en-US" w:eastAsia="zh-CN"/>
          </w:rPr>
          <w:t>，</w:t>
        </w:r>
      </w:ins>
      <w:ins w:id="44" w:author="A后悔药" w:date="2026-03-19T17:00:43Z">
        <w:r>
          <w:rPr>
            <w:rFonts w:hint="eastAsia"/>
            <w:lang w:val="en-US" w:eastAsia="zh-CN"/>
          </w:rPr>
          <w:t>也</w:t>
        </w:r>
      </w:ins>
      <w:ins w:id="45" w:author="A后悔药" w:date="2026-03-19T17:00:46Z">
        <w:r>
          <w:rPr>
            <w:rFonts w:hint="eastAsia"/>
            <w:lang w:val="en-US" w:eastAsia="zh-CN"/>
          </w:rPr>
          <w:t>视为</w:t>
        </w:r>
      </w:ins>
      <w:ins w:id="46" w:author="A后悔药" w:date="2026-03-19T17:01:13Z">
        <w:r>
          <w:rPr>
            <w:rFonts w:hint="eastAsia"/>
            <w:lang w:val="en-US" w:eastAsia="zh-CN"/>
          </w:rPr>
          <w:t>正常</w:t>
        </w:r>
      </w:ins>
      <w:ins w:id="47" w:author="A后悔药" w:date="2026-03-19T17:01:14Z">
        <w:r>
          <w:rPr>
            <w:rFonts w:hint="eastAsia"/>
            <w:lang w:val="en-US" w:eastAsia="zh-CN"/>
          </w:rPr>
          <w:t>租赁</w:t>
        </w:r>
      </w:ins>
      <w:ins w:id="48" w:author="A后悔药" w:date="2026-03-19T17:01:16Z">
        <w:r>
          <w:rPr>
            <w:rFonts w:hint="eastAsia"/>
            <w:lang w:val="en-US" w:eastAsia="zh-CN"/>
          </w:rPr>
          <w:t>期，</w:t>
        </w:r>
      </w:ins>
      <w:ins w:id="49" w:author="A后悔药" w:date="2026-03-19T17:01:21Z">
        <w:r>
          <w:rPr>
            <w:rFonts w:hint="eastAsia"/>
            <w:lang w:val="en-US" w:eastAsia="zh-CN"/>
          </w:rPr>
          <w:t>不享有</w:t>
        </w:r>
      </w:ins>
      <w:ins w:id="50" w:author="A后悔药" w:date="2026-03-19T17:01:31Z">
        <w:r>
          <w:rPr>
            <w:rFonts w:hint="eastAsia"/>
            <w:lang w:val="en-US" w:eastAsia="zh-CN"/>
          </w:rPr>
          <w:t>免</w:t>
        </w:r>
      </w:ins>
      <w:ins w:id="51" w:author="A后悔药" w:date="2026-03-19T17:01:33Z">
        <w:r>
          <w:rPr>
            <w:rFonts w:hint="eastAsia"/>
            <w:lang w:val="en-US" w:eastAsia="zh-CN"/>
          </w:rPr>
          <w:t>租</w:t>
        </w:r>
      </w:ins>
      <w:ins w:id="52" w:author="A后悔药" w:date="2026-03-19T17:01:40Z">
        <w:r>
          <w:rPr>
            <w:rFonts w:hint="eastAsia"/>
            <w:lang w:val="en-US" w:eastAsia="zh-CN"/>
          </w:rPr>
          <w:t>权力</w:t>
        </w:r>
      </w:ins>
      <w:ins w:id="53" w:author="A后悔药" w:date="2026-03-19T17:01:54Z">
        <w:r>
          <w:rPr>
            <w:rFonts w:hint="eastAsia"/>
            <w:lang w:val="en-US" w:eastAsia="zh-CN"/>
          </w:rPr>
          <w:t>。</w:t>
        </w:r>
      </w:ins>
      <w:bookmarkStart w:id="0" w:name="_GoBack"/>
      <w:bookmarkEnd w:id="0"/>
    </w:p>
    <w:p w14:paraId="4B49F029">
      <w:pPr>
        <w:pStyle w:val="3"/>
        <w:spacing w:line="360" w:lineRule="auto"/>
        <w:rPr>
          <w:rFonts w:hint="eastAsia" w:ascii="仿宋" w:hAnsi="仿宋" w:eastAsia="仿宋"/>
        </w:rPr>
      </w:pPr>
      <w:r>
        <w:rPr>
          <w:rFonts w:ascii="仿宋" w:hAnsi="仿宋" w:eastAsia="仿宋"/>
        </w:rPr>
        <w:t>7.3  事故处理</w:t>
      </w:r>
    </w:p>
    <w:p w14:paraId="6E8F2B96">
      <w:pPr>
        <w:spacing w:before="60" w:after="60" w:line="360" w:lineRule="auto"/>
        <w:ind w:firstLine="480"/>
        <w:jc w:val="both"/>
        <w:rPr>
          <w:rFonts w:hint="default" w:eastAsia="仿宋_GB2312"/>
          <w:lang w:val="en-US" w:eastAsia="zh-CN"/>
        </w:rPr>
      </w:pPr>
      <w:r>
        <w:t>车辆在运营期间发生交通事故、被盗抢、毁损等风险，应立即报警并通知保险公司及甲方。甲方应协助乙方向保险公司理赔，保险赔款优先用于车辆修复或赔偿第三方损失，不足部分由责任方承担。若因乙方未及时投保或投保不足导致无法获得足额赔付，不足部分由乙方承担。</w:t>
      </w:r>
      <w:ins w:id="54" w:author="A后悔药" w:date="2026-03-18T21:46:09Z">
        <w:r>
          <w:rPr>
            <w:rFonts w:hint="eastAsia"/>
            <w:lang w:val="en-US" w:eastAsia="zh-CN"/>
          </w:rPr>
          <w:t>所有</w:t>
        </w:r>
      </w:ins>
      <w:ins w:id="55" w:author="A后悔药" w:date="2026-03-18T21:46:11Z">
        <w:r>
          <w:rPr>
            <w:rFonts w:hint="eastAsia"/>
            <w:lang w:val="en-US" w:eastAsia="zh-CN"/>
          </w:rPr>
          <w:t>交通</w:t>
        </w:r>
      </w:ins>
      <w:ins w:id="56" w:author="A后悔药" w:date="2026-03-18T21:46:17Z">
        <w:r>
          <w:rPr>
            <w:rFonts w:hint="eastAsia"/>
            <w:lang w:val="en-US" w:eastAsia="zh-CN"/>
          </w:rPr>
          <w:t>事故</w:t>
        </w:r>
      </w:ins>
      <w:ins w:id="57" w:author="A后悔药" w:date="2026-03-18T21:46:21Z">
        <w:r>
          <w:rPr>
            <w:rFonts w:hint="eastAsia"/>
            <w:lang w:val="en-US" w:eastAsia="zh-CN"/>
          </w:rPr>
          <w:t>发生后</w:t>
        </w:r>
      </w:ins>
      <w:ins w:id="58" w:author="A后悔药" w:date="2026-03-18T21:46:22Z">
        <w:r>
          <w:rPr>
            <w:rFonts w:hint="eastAsia"/>
            <w:lang w:val="en-US" w:eastAsia="zh-CN"/>
          </w:rPr>
          <w:t>导致</w:t>
        </w:r>
      </w:ins>
      <w:ins w:id="59" w:author="A后悔药" w:date="2026-03-18T21:46:23Z">
        <w:r>
          <w:rPr>
            <w:rFonts w:hint="eastAsia"/>
            <w:lang w:val="en-US" w:eastAsia="zh-CN"/>
          </w:rPr>
          <w:t>的</w:t>
        </w:r>
      </w:ins>
      <w:ins w:id="60" w:author="A后悔药" w:date="2026-03-18T21:46:24Z">
        <w:r>
          <w:rPr>
            <w:rFonts w:hint="eastAsia"/>
            <w:lang w:val="en-US" w:eastAsia="zh-CN"/>
          </w:rPr>
          <w:t>法律</w:t>
        </w:r>
      </w:ins>
      <w:ins w:id="61" w:author="A后悔药" w:date="2026-03-18T21:46:27Z">
        <w:r>
          <w:rPr>
            <w:rFonts w:hint="eastAsia"/>
            <w:lang w:val="en-US" w:eastAsia="zh-CN"/>
          </w:rPr>
          <w:t>责任</w:t>
        </w:r>
      </w:ins>
      <w:ins w:id="62" w:author="A后悔药" w:date="2026-03-18T21:46:28Z">
        <w:r>
          <w:rPr>
            <w:rFonts w:hint="eastAsia"/>
            <w:lang w:val="en-US" w:eastAsia="zh-CN"/>
          </w:rPr>
          <w:t>，</w:t>
        </w:r>
      </w:ins>
      <w:ins w:id="63" w:author="A后悔药" w:date="2026-03-18T21:46:30Z">
        <w:r>
          <w:rPr>
            <w:rFonts w:hint="eastAsia"/>
            <w:lang w:val="en-US" w:eastAsia="zh-CN"/>
          </w:rPr>
          <w:t>均</w:t>
        </w:r>
      </w:ins>
      <w:ins w:id="64" w:author="A后悔药" w:date="2026-03-18T21:46:33Z">
        <w:r>
          <w:rPr>
            <w:rFonts w:hint="eastAsia"/>
            <w:lang w:val="en-US" w:eastAsia="zh-CN"/>
          </w:rPr>
          <w:t>由</w:t>
        </w:r>
      </w:ins>
      <w:ins w:id="65" w:author="A后悔药" w:date="2026-03-18T21:46:44Z">
        <w:r>
          <w:rPr>
            <w:rFonts w:hint="eastAsia"/>
            <w:lang w:val="en-US" w:eastAsia="zh-CN"/>
          </w:rPr>
          <w:t>责任</w:t>
        </w:r>
      </w:ins>
      <w:ins w:id="66" w:author="A后悔药" w:date="2026-03-18T21:46:45Z">
        <w:r>
          <w:rPr>
            <w:rFonts w:hint="eastAsia"/>
            <w:lang w:val="en-US" w:eastAsia="zh-CN"/>
          </w:rPr>
          <w:t>方</w:t>
        </w:r>
      </w:ins>
      <w:ins w:id="67" w:author="A后悔药" w:date="2026-03-18T21:46:48Z">
        <w:r>
          <w:rPr>
            <w:rFonts w:hint="eastAsia"/>
            <w:lang w:val="en-US" w:eastAsia="zh-CN"/>
          </w:rPr>
          <w:t>承担</w:t>
        </w:r>
      </w:ins>
      <w:ins w:id="68" w:author="A后悔药" w:date="2026-03-18T21:46:52Z">
        <w:r>
          <w:rPr>
            <w:rFonts w:hint="eastAsia"/>
            <w:lang w:val="en-US" w:eastAsia="zh-CN"/>
          </w:rPr>
          <w:t>，</w:t>
        </w:r>
      </w:ins>
      <w:ins w:id="69" w:author="A后悔药" w:date="2026-03-18T21:46:59Z">
        <w:r>
          <w:rPr>
            <w:rFonts w:hint="eastAsia"/>
            <w:lang w:val="en-US" w:eastAsia="zh-CN"/>
          </w:rPr>
          <w:t>乙方</w:t>
        </w:r>
      </w:ins>
      <w:ins w:id="70" w:author="A后悔药" w:date="2026-03-18T21:47:01Z">
        <w:r>
          <w:rPr>
            <w:rFonts w:hint="eastAsia"/>
            <w:lang w:val="en-US" w:eastAsia="zh-CN"/>
          </w:rPr>
          <w:t>不</w:t>
        </w:r>
      </w:ins>
      <w:ins w:id="71" w:author="A后悔药" w:date="2026-03-18T21:47:03Z">
        <w:r>
          <w:rPr>
            <w:rFonts w:hint="eastAsia"/>
            <w:lang w:val="en-US" w:eastAsia="zh-CN"/>
          </w:rPr>
          <w:t>承担</w:t>
        </w:r>
      </w:ins>
      <w:ins w:id="72" w:author="A后悔药" w:date="2026-03-18T21:47:06Z">
        <w:r>
          <w:rPr>
            <w:rFonts w:hint="eastAsia"/>
            <w:lang w:val="en-US" w:eastAsia="zh-CN"/>
          </w:rPr>
          <w:t>连带</w:t>
        </w:r>
      </w:ins>
      <w:ins w:id="73" w:author="A后悔药" w:date="2026-03-18T21:47:07Z">
        <w:r>
          <w:rPr>
            <w:rFonts w:hint="eastAsia"/>
            <w:lang w:val="en-US" w:eastAsia="zh-CN"/>
          </w:rPr>
          <w:t>责任</w:t>
        </w:r>
      </w:ins>
      <w:ins w:id="74" w:author="A后悔药" w:date="2026-03-18T21:47:08Z">
        <w:r>
          <w:rPr>
            <w:rFonts w:hint="eastAsia"/>
            <w:lang w:val="en-US" w:eastAsia="zh-CN"/>
          </w:rPr>
          <w:t>。</w:t>
        </w:r>
      </w:ins>
    </w:p>
    <w:p w14:paraId="0587F967">
      <w:pPr>
        <w:pStyle w:val="3"/>
        <w:spacing w:line="360" w:lineRule="auto"/>
        <w:rPr>
          <w:rFonts w:hint="eastAsia" w:ascii="仿宋" w:hAnsi="仿宋" w:eastAsia="仿宋"/>
        </w:rPr>
      </w:pPr>
      <w:r>
        <w:rPr>
          <w:rFonts w:ascii="仿宋" w:hAnsi="仿宋" w:eastAsia="仿宋"/>
        </w:rPr>
        <w:t>7.4  不可抗力</w:t>
      </w:r>
    </w:p>
    <w:p w14:paraId="4B8F682D">
      <w:pPr>
        <w:spacing w:before="60" w:after="60" w:line="360" w:lineRule="auto"/>
        <w:ind w:firstLine="480"/>
        <w:jc w:val="both"/>
        <w:rPr>
          <w:rFonts w:hint="eastAsia"/>
        </w:rPr>
      </w:pPr>
      <w:r>
        <w:t>因不可抗力（指不能预见、不能避免且不能克服的客观情况，包括但不限于地震、洪水、台风等自然灾害，战争、武装冲突、恐怖袭击，以及下列具体政府行为：</w:t>
      </w:r>
    </w:p>
    <w:p w14:paraId="2EBEDBBC">
      <w:pPr>
        <w:pStyle w:val="20"/>
        <w:numPr>
          <w:ilvl w:val="0"/>
          <w:numId w:val="1"/>
        </w:numPr>
        <w:spacing w:before="60" w:after="60" w:line="360" w:lineRule="auto"/>
        <w:jc w:val="both"/>
        <w:rPr>
          <w:rFonts w:hint="eastAsia"/>
        </w:rPr>
      </w:pPr>
      <w:r>
        <w:t>国家出台强制性车辆禁行、限行政策；</w:t>
      </w:r>
    </w:p>
    <w:p w14:paraId="19E02E21">
      <w:pPr>
        <w:pStyle w:val="20"/>
        <w:numPr>
          <w:ilvl w:val="0"/>
          <w:numId w:val="1"/>
        </w:numPr>
        <w:spacing w:before="60" w:after="60" w:line="360" w:lineRule="auto"/>
        <w:jc w:val="both"/>
        <w:rPr>
          <w:rFonts w:hint="eastAsia"/>
        </w:rPr>
      </w:pPr>
      <w:r>
        <w:t>政府强制隔离、封城等公共卫生类管控措施；</w:t>
      </w:r>
    </w:p>
    <w:p w14:paraId="757BC50C">
      <w:pPr>
        <w:pStyle w:val="20"/>
        <w:numPr>
          <w:ilvl w:val="0"/>
          <w:numId w:val="1"/>
        </w:numPr>
        <w:spacing w:before="60" w:after="60" w:line="360" w:lineRule="auto"/>
        <w:jc w:val="both"/>
        <w:rPr>
          <w:rFonts w:hint="eastAsia"/>
        </w:rPr>
      </w:pPr>
      <w:r>
        <w:t>国家政策调整导致运营资质、许可证失效；</w:t>
      </w:r>
    </w:p>
    <w:p w14:paraId="1778ECD1">
      <w:pPr>
        <w:pStyle w:val="20"/>
        <w:numPr>
          <w:ilvl w:val="0"/>
          <w:numId w:val="1"/>
        </w:numPr>
        <w:spacing w:before="60" w:after="60" w:line="360" w:lineRule="auto"/>
        <w:jc w:val="both"/>
        <w:rPr>
          <w:rFonts w:hint="eastAsia"/>
        </w:rPr>
      </w:pPr>
      <w:r>
        <w:t>司法或行政机关对车辆或账户进行查封、扣押（因乙方自身债务原因导致的除外）；但不包括一般性行政监管及市场监管措施）</w:t>
      </w:r>
    </w:p>
    <w:p w14:paraId="4C77AB13">
      <w:pPr>
        <w:spacing w:before="60" w:after="60" w:line="360" w:lineRule="auto"/>
        <w:ind w:firstLine="480"/>
        <w:jc w:val="both"/>
        <w:rPr>
          <w:rFonts w:hint="eastAsia"/>
        </w:rPr>
      </w:pPr>
      <w:r>
        <w:t>导致车辆毁损或协议无法履行的，双方互不承担违约责任，但应在知悉后【3】个工作日内书面通知对方并采取合理措施减少损失。</w:t>
      </w:r>
    </w:p>
    <w:p w14:paraId="25EADCC2">
      <w:pPr>
        <w:spacing w:before="60" w:after="60" w:line="360" w:lineRule="auto"/>
        <w:ind w:firstLine="480"/>
        <w:jc w:val="both"/>
        <w:rPr>
          <w:rFonts w:hint="eastAsia"/>
        </w:rPr>
      </w:pPr>
      <w:r>
        <w:t>若不可抗力事件持续超过【90】天，双方均有权书面通知对方终止本协议，协议终止后按实际托管时间结算费用，双方互不承担违约责任。</w:t>
      </w:r>
    </w:p>
    <w:p w14:paraId="3E23C4AF">
      <w:pPr>
        <w:pStyle w:val="2"/>
        <w:spacing w:before="200" w:after="100" w:line="360" w:lineRule="auto"/>
        <w:jc w:val="left"/>
        <w:rPr>
          <w:rFonts w:hint="eastAsia" w:ascii="宋体" w:hAnsi="宋体" w:eastAsia="宋体"/>
        </w:rPr>
      </w:pPr>
      <w:r>
        <w:rPr>
          <w:rFonts w:ascii="宋体" w:hAnsi="宋体" w:eastAsia="宋体"/>
        </w:rPr>
        <w:t>第八条  违约责任</w:t>
      </w:r>
    </w:p>
    <w:p w14:paraId="7D3D4EFA">
      <w:pPr>
        <w:pStyle w:val="3"/>
        <w:spacing w:line="360" w:lineRule="auto"/>
        <w:rPr>
          <w:rFonts w:hint="eastAsia" w:ascii="仿宋" w:hAnsi="仿宋" w:eastAsia="仿宋"/>
        </w:rPr>
      </w:pPr>
      <w:r>
        <w:rPr>
          <w:rFonts w:ascii="仿宋" w:hAnsi="仿宋" w:eastAsia="仿宋"/>
        </w:rPr>
        <w:t>8.1  乙方违约</w:t>
      </w:r>
    </w:p>
    <w:p w14:paraId="340BD21E">
      <w:pPr>
        <w:spacing w:before="60" w:after="60" w:line="360" w:lineRule="auto"/>
        <w:ind w:firstLine="480"/>
        <w:jc w:val="both"/>
        <w:rPr>
          <w:rFonts w:hint="eastAsia"/>
        </w:rPr>
      </w:pPr>
      <w:r>
        <w:t>（1）若乙方违反本协议第一条第1.2款约定，擅自处分车辆或设置第三方权利，影响甲方运营的，应按【每台车人民币壹万元整（¥10,000.00）/次】的标准向甲方支付违约金。该违约金不足以弥补甲方实际损失的，乙方还应赔偿甲方因此遭受的直接经济损失，前述损失须为本协议签订时双方能够合理预见的范围，间接损失、利润损失及惩罚性损害赔偿不在赔偿范围之内。损失金额及因果关系的证明，由主张赔偿的一方依法承担举证责任。</w:t>
      </w:r>
    </w:p>
    <w:p w14:paraId="4488A822">
      <w:pPr>
        <w:spacing w:before="60" w:after="60" w:line="360" w:lineRule="auto"/>
        <w:ind w:firstLine="480"/>
        <w:jc w:val="both"/>
        <w:rPr>
          <w:rFonts w:hint="eastAsia"/>
        </w:rPr>
      </w:pPr>
      <w:r>
        <w:t>（2）若因乙方债务问题导致车辆被查封、扣押或处置，视为根本违约，甲方有权单方解除本协议，要求乙方返还已支付托管费中对应于车辆被查封、扣押或处置期间的相应部分、支付上述违约金，并赔偿损失。</w:t>
      </w:r>
    </w:p>
    <w:p w14:paraId="49A6F505">
      <w:pPr>
        <w:spacing w:before="60" w:after="60" w:line="360" w:lineRule="auto"/>
        <w:ind w:firstLine="480"/>
        <w:jc w:val="both"/>
        <w:rPr>
          <w:rFonts w:hint="eastAsia"/>
        </w:rPr>
      </w:pPr>
      <w:r>
        <w:t>（3）乙方未按时足额投保或提供虚假材料导致甲方损失的，应承担赔偿责任，限于甲方因此遭受的直接经济损失。</w:t>
      </w:r>
    </w:p>
    <w:p w14:paraId="2512A466">
      <w:pPr>
        <w:pStyle w:val="3"/>
        <w:spacing w:line="360" w:lineRule="auto"/>
        <w:rPr>
          <w:rFonts w:hint="eastAsia" w:ascii="仿宋" w:hAnsi="仿宋" w:eastAsia="仿宋"/>
        </w:rPr>
      </w:pPr>
      <w:r>
        <w:rPr>
          <w:rFonts w:ascii="仿宋" w:hAnsi="仿宋" w:eastAsia="仿宋"/>
        </w:rPr>
        <w:t>8.2  甲方违约</w:t>
      </w:r>
    </w:p>
    <w:p w14:paraId="57399FE4">
      <w:pPr>
        <w:spacing w:before="60" w:after="60" w:line="360" w:lineRule="auto"/>
        <w:ind w:firstLine="480"/>
        <w:jc w:val="both"/>
        <w:rPr>
          <w:rFonts w:hint="eastAsia"/>
        </w:rPr>
      </w:pPr>
      <w:r>
        <w:t>（1）若甲方无正当理由连续【</w:t>
      </w:r>
      <w:del w:id="75" w:author="A后悔药" w:date="2026-03-18T21:47:53Z">
        <w:r>
          <w:rPr>
            <w:rFonts w:hint="default"/>
            <w:lang w:val="en-US"/>
          </w:rPr>
          <w:delText>3</w:delText>
        </w:r>
      </w:del>
      <w:ins w:id="76" w:author="A后悔药" w:date="2026-03-18T21:47:53Z">
        <w:r>
          <w:rPr>
            <w:rFonts w:hint="eastAsia"/>
            <w:lang w:val="en-US" w:eastAsia="zh-CN"/>
          </w:rPr>
          <w:t>2</w:t>
        </w:r>
      </w:ins>
      <w:r>
        <w:t>】个月未向乙方支付应付托管费，乙方有权解除本协议，并要求甲方支付逾期付款金额每日【万分之五】的违约金。</w:t>
      </w:r>
    </w:p>
    <w:p w14:paraId="58B7C891">
      <w:pPr>
        <w:spacing w:before="60" w:after="60" w:line="360" w:lineRule="auto"/>
        <w:ind w:firstLine="480"/>
        <w:jc w:val="both"/>
        <w:rPr>
          <w:ins w:id="77" w:author="A后悔药" w:date="2026-03-18T21:47:56Z"/>
        </w:rPr>
      </w:pPr>
      <w:r>
        <w:t>（2）因甲方故意或重大过失导致车辆灭失或严重损坏（严重损坏指车辆因损坏无法正常行驶运营；灭失指车辆实际灭失或经评估无修复价值），甲方应按本协议第5.5条约定的折旧公式承担赔偿责任，赔偿金额以保险理赔后的差额为限。</w:t>
      </w:r>
    </w:p>
    <w:p w14:paraId="0544349F">
      <w:pPr>
        <w:keepNext w:val="0"/>
        <w:keepLines w:val="0"/>
        <w:widowControl/>
        <w:suppressLineNumbers w:val="0"/>
        <w:spacing w:before="60" w:after="60" w:line="360" w:lineRule="auto"/>
        <w:ind w:firstLine="480"/>
        <w:jc w:val="both"/>
        <w:rPr>
          <w:ins w:id="78" w:author="A后悔药" w:date="2026-03-18T21:47:57Z"/>
        </w:rPr>
      </w:pPr>
      <w:ins w:id="79" w:author="A后悔药" w:date="2026-03-18T21:47:57Z">
        <w:r>
          <w:rPr>
            <w:rFonts w:ascii="仿宋_GB2312" w:hAnsi="仿宋_GB2312" w:eastAsia="仿宋_GB2312" w:cs="仿宋_GB2312"/>
            <w:color w:val="000000"/>
            <w:kern w:val="0"/>
            <w:sz w:val="24"/>
            <w:szCs w:val="24"/>
            <w:lang w:val="en-US" w:eastAsia="zh-CN" w:bidi="ar"/>
          </w:rPr>
          <w:t>（3</w:t>
        </w:r>
      </w:ins>
      <w:ins w:id="80" w:author="A后悔药" w:date="2026-03-18T21:47:57Z">
        <w:r>
          <w:rPr>
            <w:rFonts w:hint="default" w:ascii="仿宋_GB2312" w:hAnsi="仿宋_GB2312" w:eastAsia="仿宋_GB2312" w:cs="仿宋_GB2312"/>
            <w:color w:val="000000"/>
            <w:kern w:val="0"/>
            <w:sz w:val="24"/>
            <w:szCs w:val="24"/>
            <w:lang w:val="en-US" w:eastAsia="zh-CN" w:bidi="ar"/>
          </w:rPr>
          <w:t>）甲方承租车辆周期低于第二条 2.3 款约定时，乙方有权全额扣除甲方的押金。</w:t>
        </w:r>
      </w:ins>
    </w:p>
    <w:p w14:paraId="0555AB3D">
      <w:pPr>
        <w:spacing w:before="60" w:after="60" w:line="360" w:lineRule="auto"/>
        <w:ind w:firstLine="480"/>
        <w:jc w:val="both"/>
        <w:rPr>
          <w:rFonts w:hint="eastAsia"/>
        </w:rPr>
      </w:pPr>
    </w:p>
    <w:p w14:paraId="1D963B3E">
      <w:pPr>
        <w:pStyle w:val="3"/>
        <w:spacing w:line="360" w:lineRule="auto"/>
        <w:rPr>
          <w:rFonts w:hint="eastAsia" w:ascii="仿宋" w:hAnsi="仿宋" w:eastAsia="仿宋"/>
        </w:rPr>
      </w:pPr>
      <w:r>
        <w:rPr>
          <w:rFonts w:ascii="仿宋" w:hAnsi="仿宋" w:eastAsia="仿宋"/>
        </w:rPr>
        <w:t>8.3  下游客户违约传导</w:t>
      </w:r>
    </w:p>
    <w:p w14:paraId="276B87D3">
      <w:pPr>
        <w:spacing w:before="60" w:after="60" w:line="360" w:lineRule="auto"/>
        <w:ind w:firstLine="480"/>
        <w:jc w:val="both"/>
        <w:rPr>
          <w:rFonts w:hint="eastAsia"/>
        </w:rPr>
      </w:pPr>
      <w:commentRangeStart w:id="6"/>
      <w:r>
        <w:t>若下游承租方出现拖欠租金、提前退租等情形，导致本协议无法继续履行的，甲方有权相应调整或终止本协议，且不视为甲方违约。</w:t>
      </w:r>
      <w:commentRangeEnd w:id="6"/>
      <w:r>
        <w:commentReference w:id="6"/>
      </w:r>
      <w:r>
        <w:t>甲方应在知悉后【3】个工作日内书面通知乙方，并协助乙方通过再租赁等方式处置车辆以减损。下游承租方违约情形不影响甲方独立结算模式下对乙方的付款义务。</w:t>
      </w:r>
    </w:p>
    <w:p w14:paraId="63467C5F">
      <w:pPr>
        <w:pStyle w:val="2"/>
        <w:spacing w:before="200" w:after="100" w:line="360" w:lineRule="auto"/>
        <w:jc w:val="left"/>
        <w:rPr>
          <w:rFonts w:hint="eastAsia" w:ascii="宋体" w:hAnsi="宋体" w:eastAsia="宋体"/>
        </w:rPr>
      </w:pPr>
      <w:r>
        <w:rPr>
          <w:rFonts w:ascii="宋体" w:hAnsi="宋体" w:eastAsia="宋体"/>
        </w:rPr>
        <w:t>第九条  协议终止与清算</w:t>
      </w:r>
    </w:p>
    <w:p w14:paraId="221E36BC">
      <w:pPr>
        <w:spacing w:before="60" w:after="60" w:line="360" w:lineRule="auto"/>
        <w:ind w:firstLine="480"/>
        <w:jc w:val="both"/>
        <w:rPr>
          <w:rFonts w:hint="eastAsia"/>
        </w:rPr>
      </w:pPr>
      <w:r>
        <w:rPr>
          <w:b/>
          <w:bCs/>
        </w:rPr>
        <w:t>9.1　</w:t>
      </w:r>
      <w:r>
        <w:t>托管期限届满或双方协商一致，本协议终止。本协议托管车辆在托管期间的实际租赁使用期限不得低于【</w:t>
      </w:r>
      <w:del w:id="81" w:author="A后悔药" w:date="2026-03-19T16:53:03Z">
        <w:r>
          <w:rPr>
            <w:rFonts w:hint="default"/>
            <w:lang w:val="en-US"/>
          </w:rPr>
          <w:delText>18</w:delText>
        </w:r>
      </w:del>
      <w:ins w:id="82" w:author="A后悔药" w:date="2026-03-19T16:53:03Z">
        <w:r>
          <w:rPr>
            <w:rFonts w:hint="eastAsia"/>
            <w:lang w:val="en-US" w:eastAsia="zh-CN"/>
          </w:rPr>
          <w:t>24</w:t>
        </w:r>
      </w:ins>
      <w:r>
        <w:t>】个月（自车辆实际交付下游承租方之日起计算）。若因甲方原因（不含下游承租方违约、不可抗力等情形）导致实际租赁使用期限低于上述最低标准，甲方应就不足部分向乙方补偿相应托管费差额。</w:t>
      </w:r>
    </w:p>
    <w:p w14:paraId="7C268530">
      <w:pPr>
        <w:spacing w:before="60" w:after="60" w:line="360" w:lineRule="auto"/>
        <w:ind w:firstLine="480"/>
        <w:jc w:val="both"/>
        <w:rPr>
          <w:rFonts w:hint="eastAsia"/>
        </w:rPr>
      </w:pPr>
      <w:r>
        <w:rPr>
          <w:b/>
          <w:bCs/>
        </w:rPr>
        <w:t>9.2　</w:t>
      </w:r>
      <w:r>
        <w:t>出现本条约定的解除情形，一方有权书面通知另一方解除协议，协议自通知到达之日解除。</w:t>
      </w:r>
    </w:p>
    <w:p w14:paraId="6CD079CC">
      <w:pPr>
        <w:spacing w:before="60" w:after="60" w:line="360" w:lineRule="auto"/>
        <w:ind w:firstLine="480"/>
        <w:jc w:val="both"/>
        <w:rPr>
          <w:rFonts w:hint="eastAsia"/>
        </w:rPr>
      </w:pPr>
      <w:r>
        <w:rPr>
          <w:b/>
          <w:bCs/>
        </w:rPr>
        <w:t>9.3　</w:t>
      </w:r>
      <w:r>
        <w:t>协议终止后，双方应在【10】日内完成车辆返还、费用结算、资料移交等清算事宜。</w:t>
      </w:r>
    </w:p>
    <w:p w14:paraId="14DD6E97">
      <w:pPr>
        <w:pStyle w:val="2"/>
        <w:spacing w:before="200" w:after="100" w:line="360" w:lineRule="auto"/>
        <w:jc w:val="left"/>
        <w:rPr>
          <w:rFonts w:hint="eastAsia" w:ascii="宋体" w:hAnsi="宋体" w:eastAsia="宋体"/>
        </w:rPr>
      </w:pPr>
      <w:r>
        <w:rPr>
          <w:rFonts w:ascii="宋体" w:hAnsi="宋体" w:eastAsia="宋体"/>
        </w:rPr>
        <w:t>第十条  保密条款</w:t>
      </w:r>
    </w:p>
    <w:p w14:paraId="0DE8447D">
      <w:pPr>
        <w:spacing w:before="60" w:after="60" w:line="360" w:lineRule="auto"/>
        <w:ind w:firstLine="480"/>
        <w:jc w:val="both"/>
        <w:rPr>
          <w:rFonts w:hint="eastAsia"/>
        </w:rPr>
      </w:pPr>
      <w:r>
        <w:rPr>
          <w:b/>
          <w:bCs/>
        </w:rPr>
        <w:t>10.1　</w:t>
      </w:r>
      <w:r>
        <w:t>双方应对本协议内容及履行过程中知悉的对方商业秘密（包括但不限于财务数据、客户信息、运营数据等）严格保密，不得向任何第三方披露，法律法规另有规定或双方另有约定的除外。</w:t>
      </w:r>
    </w:p>
    <w:p w14:paraId="22983AA4">
      <w:pPr>
        <w:spacing w:before="60" w:after="60" w:line="360" w:lineRule="auto"/>
        <w:ind w:firstLine="480"/>
        <w:jc w:val="both"/>
        <w:rPr>
          <w:rFonts w:hint="eastAsia"/>
        </w:rPr>
      </w:pPr>
      <w:r>
        <w:rPr>
          <w:b/>
          <w:bCs/>
        </w:rPr>
        <w:t>10.2　</w:t>
      </w:r>
      <w:r>
        <w:t>本保密义务在本协议终止后持续有效【三年】。</w:t>
      </w:r>
    </w:p>
    <w:p w14:paraId="450E6724">
      <w:pPr>
        <w:pStyle w:val="2"/>
        <w:spacing w:before="200" w:after="100" w:line="360" w:lineRule="auto"/>
        <w:jc w:val="left"/>
        <w:rPr>
          <w:rFonts w:hint="eastAsia" w:ascii="宋体" w:hAnsi="宋体" w:eastAsia="宋体"/>
        </w:rPr>
      </w:pPr>
      <w:r>
        <w:rPr>
          <w:rFonts w:ascii="宋体" w:hAnsi="宋体" w:eastAsia="宋体"/>
        </w:rPr>
        <w:t>第十一条  通知与送达</w:t>
      </w:r>
    </w:p>
    <w:p w14:paraId="5497A772">
      <w:pPr>
        <w:spacing w:before="60" w:after="60" w:line="360" w:lineRule="auto"/>
        <w:ind w:firstLine="480"/>
        <w:jc w:val="both"/>
        <w:rPr>
          <w:rFonts w:hint="eastAsia"/>
        </w:rPr>
      </w:pPr>
      <w:r>
        <w:rPr>
          <w:b/>
          <w:bCs/>
        </w:rPr>
        <w:t>11.1　</w:t>
      </w:r>
      <w:r>
        <w:t>双方就本协议履行事宜发出的通知、要求等，应以书面形式按本协议首部载明的（或根据第11.2条变更后的）联系人、通讯地址及电子邮箱送达。</w:t>
      </w:r>
    </w:p>
    <w:p w14:paraId="58FF924F">
      <w:pPr>
        <w:spacing w:before="60" w:after="60" w:line="360" w:lineRule="auto"/>
        <w:ind w:firstLine="480"/>
        <w:jc w:val="both"/>
        <w:rPr>
          <w:rFonts w:hint="eastAsia"/>
        </w:rPr>
      </w:pPr>
      <w:r>
        <w:t>以电子邮件方式发送通知的，以发件方收到邮件服务器系统自动回执之时为送达时间；如发件方未收到系统回执，应及时采用书面邮寄方式补发，以邮戳日期为准。各方正式通知邮箱地址于本协议首部予以载明。</w:t>
      </w:r>
    </w:p>
    <w:p w14:paraId="5F9CCEFE">
      <w:pPr>
        <w:spacing w:before="60" w:after="60" w:line="360" w:lineRule="auto"/>
        <w:ind w:firstLine="480"/>
        <w:jc w:val="both"/>
        <w:rPr>
          <w:rFonts w:hint="eastAsia"/>
        </w:rPr>
      </w:pPr>
      <w:r>
        <w:rPr>
          <w:b/>
          <w:bCs/>
        </w:rPr>
        <w:t>11.2　</w:t>
      </w:r>
      <w:r>
        <w:t>如一方变更联系方式（包括通讯地址、电子邮箱等），应提前【3】个工作日书面通知对方，否则原联系方式送达仍视为有效。</w:t>
      </w:r>
    </w:p>
    <w:p w14:paraId="1DBDCE80">
      <w:pPr>
        <w:spacing w:before="60" w:after="60" w:line="360" w:lineRule="auto"/>
        <w:ind w:firstLine="480"/>
        <w:jc w:val="both"/>
        <w:rPr>
          <w:rFonts w:hint="eastAsia"/>
        </w:rPr>
      </w:pPr>
      <w:r>
        <w:rPr>
          <w:b/>
          <w:bCs/>
        </w:rPr>
        <w:t>11.3　</w:t>
      </w:r>
      <w:r>
        <w:t>以下情形均视为送达：专人签收、挂号信寄出后第5日、快递签收日、电子邮件发送后收到系统回执日、传真发送成功日。</w:t>
      </w:r>
    </w:p>
    <w:p w14:paraId="15A7D161">
      <w:pPr>
        <w:pStyle w:val="2"/>
        <w:spacing w:before="200" w:after="100" w:line="360" w:lineRule="auto"/>
        <w:jc w:val="left"/>
        <w:rPr>
          <w:rFonts w:hint="eastAsia" w:ascii="宋体" w:hAnsi="宋体" w:eastAsia="宋体"/>
        </w:rPr>
      </w:pPr>
      <w:r>
        <w:rPr>
          <w:rFonts w:ascii="宋体" w:hAnsi="宋体" w:eastAsia="宋体"/>
        </w:rPr>
        <w:t>第十二条  争议解决</w:t>
      </w:r>
    </w:p>
    <w:p w14:paraId="621837A6">
      <w:pPr>
        <w:spacing w:before="60" w:after="60" w:line="360" w:lineRule="auto"/>
        <w:ind w:firstLine="480"/>
        <w:jc w:val="both"/>
        <w:rPr>
          <w:rFonts w:hint="eastAsia"/>
        </w:rPr>
      </w:pPr>
      <w:r>
        <w:t>凡因本协议引起的或与本协议有关的任何争议，应友好协商解决；协商不成的，任何一方均有权向甲方所在地有管辖权的人民法院提起诉讼。</w:t>
      </w:r>
    </w:p>
    <w:p w14:paraId="561BCB19">
      <w:pPr>
        <w:pStyle w:val="2"/>
        <w:spacing w:before="200" w:after="100" w:line="360" w:lineRule="auto"/>
        <w:jc w:val="left"/>
        <w:rPr>
          <w:rFonts w:hint="eastAsia" w:ascii="宋体" w:hAnsi="宋体" w:eastAsia="宋体"/>
        </w:rPr>
      </w:pPr>
      <w:r>
        <w:rPr>
          <w:rFonts w:ascii="宋体" w:hAnsi="宋体" w:eastAsia="宋体"/>
        </w:rPr>
        <w:t>第十三条  其他</w:t>
      </w:r>
    </w:p>
    <w:p w14:paraId="034B583A">
      <w:pPr>
        <w:spacing w:before="60" w:after="60" w:line="360" w:lineRule="auto"/>
        <w:ind w:firstLine="480"/>
        <w:jc w:val="both"/>
        <w:rPr>
          <w:rFonts w:hint="eastAsia"/>
        </w:rPr>
      </w:pPr>
      <w:r>
        <w:rPr>
          <w:b/>
          <w:bCs/>
        </w:rPr>
        <w:t>13.1　</w:t>
      </w:r>
      <w:r>
        <w:t>本协议附件为协议不可分割的组成部分，与正文具有同等法律效力。若附件与正文冲突，以正文为准。</w:t>
      </w:r>
    </w:p>
    <w:p w14:paraId="7C8449E3">
      <w:pPr>
        <w:spacing w:before="60" w:after="60" w:line="360" w:lineRule="auto"/>
        <w:ind w:firstLine="480"/>
        <w:jc w:val="both"/>
        <w:rPr>
          <w:rFonts w:hint="eastAsia"/>
        </w:rPr>
      </w:pPr>
      <w:r>
        <w:rPr>
          <w:b/>
          <w:bCs/>
        </w:rPr>
        <w:t>13.2　</w:t>
      </w:r>
      <w:r>
        <w:t>本协议一式【肆】份，甲乙双方各执【贰】份，具有同等法律效力。</w:t>
      </w:r>
    </w:p>
    <w:p w14:paraId="7A1378BC">
      <w:pPr>
        <w:spacing w:before="60" w:after="60" w:line="360" w:lineRule="auto"/>
        <w:ind w:firstLine="480"/>
        <w:jc w:val="both"/>
        <w:rPr>
          <w:rFonts w:hint="eastAsia"/>
        </w:rPr>
      </w:pPr>
      <w:r>
        <w:rPr>
          <w:b/>
          <w:bCs/>
        </w:rPr>
        <w:t>13.3　</w:t>
      </w:r>
      <w:r>
        <w:t>本协议自双方盖章之日起生效。</w:t>
      </w:r>
    </w:p>
    <w:p w14:paraId="580BAB06">
      <w:pPr>
        <w:spacing w:before="60" w:after="60" w:line="360" w:lineRule="auto"/>
        <w:ind w:firstLine="480"/>
        <w:jc w:val="both"/>
        <w:rPr>
          <w:rFonts w:hint="eastAsia"/>
        </w:rPr>
      </w:pPr>
      <w:r>
        <w:rPr>
          <w:b/>
          <w:bCs/>
        </w:rPr>
        <w:t>13.4　</w:t>
      </w:r>
      <w:r>
        <w:t>本协议未尽事宜，双方可另行签订补充协议，补充协议与本协议具有同等法律效力。</w:t>
      </w:r>
    </w:p>
    <w:p w14:paraId="52ACE037">
      <w:pPr>
        <w:rPr>
          <w:rFonts w:hint="eastAsia"/>
        </w:rPr>
      </w:pPr>
    </w:p>
    <w:p w14:paraId="4D22926B">
      <w:pPr>
        <w:pBdr>
          <w:bottom w:val="single" w:color="000000" w:sz="6" w:space="1"/>
        </w:pBdr>
        <w:spacing w:before="60" w:after="60"/>
        <w:rPr>
          <w:rFonts w:hint="eastAsia"/>
        </w:rPr>
      </w:pPr>
    </w:p>
    <w:p w14:paraId="132A762D">
      <w:pPr>
        <w:spacing w:before="200" w:after="200"/>
        <w:jc w:val="center"/>
        <w:rPr>
          <w:rFonts w:hint="eastAsia"/>
          <w:b/>
          <w:bCs/>
        </w:rPr>
      </w:pPr>
    </w:p>
    <w:p w14:paraId="4257F70D">
      <w:pPr>
        <w:spacing w:before="200" w:after="200"/>
        <w:jc w:val="center"/>
        <w:rPr>
          <w:rFonts w:hint="eastAsia"/>
        </w:rPr>
      </w:pPr>
      <w:r>
        <w:rPr>
          <w:b/>
          <w:bCs/>
        </w:rPr>
        <w:t>（本页为协议签署页，无正文。请加盖骑缝章。）</w:t>
      </w:r>
    </w:p>
    <w:p w14:paraId="43AD81F1">
      <w:pPr>
        <w:spacing w:before="60" w:after="60" w:line="360" w:lineRule="auto"/>
        <w:ind w:firstLine="480"/>
        <w:jc w:val="both"/>
        <w:rPr>
          <w:rFonts w:hint="eastAsia"/>
        </w:rPr>
      </w:pPr>
      <w:r>
        <w:t>在签署本协议时，各当事人对本协议的所有条款均已阅悉且无异议，并对本协议约定的各当事人之间权利、义务和责任条款的法律含义有准确无误的理解。</w:t>
      </w:r>
    </w:p>
    <w:p w14:paraId="725EDAAE">
      <w:pPr>
        <w:rPr>
          <w:rFonts w:hint="eastAsia"/>
        </w:rPr>
      </w:pPr>
    </w:p>
    <w:p w14:paraId="3BF84723">
      <w:pPr>
        <w:spacing w:before="60" w:after="60" w:line="360" w:lineRule="auto"/>
        <w:jc w:val="both"/>
        <w:rPr>
          <w:rFonts w:hint="eastAsia"/>
        </w:rPr>
      </w:pPr>
      <w:r>
        <w:t>甲方（盖章）：湖北供应链物流公共信息服务股份有限公司</w:t>
      </w:r>
    </w:p>
    <w:p w14:paraId="3ECDE25B">
      <w:pPr>
        <w:rPr>
          <w:rFonts w:hint="eastAsia"/>
        </w:rPr>
      </w:pPr>
    </w:p>
    <w:p w14:paraId="7B719253">
      <w:pPr>
        <w:spacing w:before="60" w:after="60" w:line="360" w:lineRule="auto"/>
        <w:jc w:val="both"/>
        <w:rPr>
          <w:rFonts w:hint="eastAsia"/>
        </w:rPr>
      </w:pPr>
      <w:r>
        <w:t>日    期：　　　年　　　月　　　日</w:t>
      </w:r>
    </w:p>
    <w:p w14:paraId="4F076F1D">
      <w:pPr>
        <w:rPr>
          <w:rFonts w:hint="eastAsia"/>
        </w:rPr>
      </w:pPr>
    </w:p>
    <w:p w14:paraId="6B3E9A34">
      <w:pPr>
        <w:rPr>
          <w:rFonts w:hint="eastAsia"/>
        </w:rPr>
      </w:pPr>
    </w:p>
    <w:p w14:paraId="12444F65">
      <w:pPr>
        <w:rPr>
          <w:rFonts w:hint="eastAsia"/>
        </w:rPr>
      </w:pPr>
    </w:p>
    <w:p w14:paraId="5BAEA198">
      <w:pPr>
        <w:spacing w:before="60" w:after="60" w:line="360" w:lineRule="auto"/>
        <w:jc w:val="both"/>
        <w:rPr>
          <w:rFonts w:hint="eastAsia"/>
        </w:rPr>
      </w:pPr>
      <w:r>
        <w:t>乙方（盖章）：</w:t>
      </w:r>
    </w:p>
    <w:p w14:paraId="557A22DA">
      <w:pPr>
        <w:rPr>
          <w:rFonts w:hint="eastAsia"/>
        </w:rPr>
      </w:pPr>
    </w:p>
    <w:p w14:paraId="4997EED8">
      <w:pPr>
        <w:spacing w:before="60" w:after="60" w:line="360" w:lineRule="auto"/>
        <w:jc w:val="both"/>
        <w:rPr>
          <w:rFonts w:hint="eastAsia"/>
        </w:rPr>
      </w:pPr>
      <w:r>
        <w:t>日    期：　　　年　　　月　　　日</w:t>
      </w:r>
    </w:p>
    <w:p w14:paraId="64B2B2A7">
      <w:pPr>
        <w:rPr>
          <w:rFonts w:hint="eastAsia"/>
        </w:rPr>
      </w:pPr>
    </w:p>
    <w:p w14:paraId="367C96DF">
      <w:pPr>
        <w:widowControl/>
        <w:rPr>
          <w:rFonts w:hint="eastAsia"/>
        </w:rPr>
      </w:pPr>
      <w:r>
        <w:rPr>
          <w:rFonts w:hint="eastAsia"/>
        </w:rPr>
        <w:br w:type="page"/>
      </w:r>
    </w:p>
    <w:p w14:paraId="0E621B45">
      <w:pPr>
        <w:rPr>
          <w:rFonts w:hint="eastAsia"/>
        </w:rPr>
      </w:pPr>
    </w:p>
    <w:p w14:paraId="64B4B98F">
      <w:pPr>
        <w:spacing w:after="200"/>
        <w:rPr>
          <w:rFonts w:hint="eastAsia" w:ascii="仿宋" w:hAnsi="仿宋" w:eastAsia="仿宋" w:cs="黑体"/>
          <w:b/>
          <w:bCs/>
          <w:sz w:val="28"/>
          <w:szCs w:val="28"/>
        </w:rPr>
      </w:pPr>
      <w:r>
        <w:rPr>
          <w:rFonts w:ascii="仿宋" w:hAnsi="仿宋" w:eastAsia="仿宋" w:cs="黑体"/>
          <w:b/>
          <w:bCs/>
          <w:sz w:val="28"/>
          <w:szCs w:val="28"/>
        </w:rPr>
        <w:t>附件一：托管车辆信息清单（模板）</w:t>
      </w:r>
    </w:p>
    <w:p w14:paraId="74D25AB4">
      <w:pPr>
        <w:spacing w:after="200"/>
        <w:rPr>
          <w:rFonts w:hint="eastAsia"/>
        </w:rPr>
      </w:pPr>
    </w:p>
    <w:p w14:paraId="043F86E8">
      <w:pPr>
        <w:spacing w:before="60" w:after="60" w:line="360" w:lineRule="auto"/>
        <w:jc w:val="both"/>
        <w:rPr>
          <w:rFonts w:hint="eastAsia"/>
        </w:rPr>
      </w:pPr>
      <w:r>
        <w:t>协议编号：</w:t>
      </w:r>
    </w:p>
    <w:p w14:paraId="14273199">
      <w:pPr>
        <w:spacing w:before="60" w:after="60" w:line="360" w:lineRule="auto"/>
        <w:jc w:val="both"/>
        <w:rPr>
          <w:rFonts w:hint="eastAsia"/>
        </w:rPr>
      </w:pPr>
      <w:r>
        <w:t>乙方（持车公司）：</w:t>
      </w:r>
    </w:p>
    <w:p w14:paraId="3EA680B7">
      <w:pPr>
        <w:spacing w:before="60" w:after="60" w:line="360" w:lineRule="auto"/>
        <w:jc w:val="both"/>
        <w:rPr>
          <w:rFonts w:hint="eastAsia"/>
        </w:rPr>
      </w:pPr>
      <w:r>
        <w:t>制表日期：　　　年　　　月　　　日</w:t>
      </w:r>
    </w:p>
    <w:p w14:paraId="14A4C6EC">
      <w:pPr>
        <w:rPr>
          <w:rFonts w:hint="eastAsia"/>
        </w:rPr>
      </w:pPr>
    </w:p>
    <w:tbl>
      <w:tblPr>
        <w:tblStyle w:val="13"/>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
        <w:gridCol w:w="699"/>
        <w:gridCol w:w="1200"/>
        <w:gridCol w:w="900"/>
        <w:gridCol w:w="1000"/>
        <w:gridCol w:w="1000"/>
        <w:gridCol w:w="1400"/>
        <w:gridCol w:w="700"/>
        <w:gridCol w:w="600"/>
      </w:tblGrid>
      <w:tr w14:paraId="54C3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70086E">
            <w:pPr>
              <w:jc w:val="center"/>
              <w:rPr>
                <w:rFonts w:hint="eastAsia"/>
              </w:rPr>
            </w:pPr>
            <w:r>
              <w:rPr>
                <w:b/>
                <w:bCs/>
                <w:sz w:val="20"/>
                <w:szCs w:val="20"/>
              </w:rPr>
              <w:t>序号</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001C62">
            <w:pPr>
              <w:jc w:val="center"/>
              <w:rPr>
                <w:rFonts w:hint="eastAsia"/>
              </w:rPr>
            </w:pPr>
            <w:r>
              <w:rPr>
                <w:b/>
                <w:bCs/>
                <w:sz w:val="20"/>
                <w:szCs w:val="20"/>
              </w:rPr>
              <w:t>车牌号</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4DACD2">
            <w:pPr>
              <w:jc w:val="center"/>
              <w:rPr>
                <w:rFonts w:hint="eastAsia"/>
              </w:rPr>
            </w:pPr>
            <w:r>
              <w:rPr>
                <w:b/>
                <w:bCs/>
                <w:sz w:val="20"/>
                <w:szCs w:val="20"/>
              </w:rPr>
              <w:t>车架号（VIN）</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EBF099">
            <w:pPr>
              <w:jc w:val="center"/>
              <w:rPr>
                <w:rFonts w:hint="eastAsia"/>
              </w:rPr>
            </w:pPr>
            <w:r>
              <w:rPr>
                <w:b/>
                <w:bCs/>
                <w:sz w:val="20"/>
                <w:szCs w:val="20"/>
              </w:rPr>
              <w:t>品牌型号</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79DE2B">
            <w:pPr>
              <w:jc w:val="center"/>
              <w:rPr>
                <w:rFonts w:hint="eastAsia"/>
              </w:rPr>
            </w:pPr>
            <w:r>
              <w:rPr>
                <w:b/>
                <w:bCs/>
                <w:sz w:val="20"/>
                <w:szCs w:val="20"/>
              </w:rPr>
              <w:t>车辆原值（元）</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4D077D">
            <w:pPr>
              <w:jc w:val="center"/>
              <w:rPr>
                <w:rFonts w:hint="eastAsia"/>
              </w:rPr>
            </w:pPr>
            <w:r>
              <w:rPr>
                <w:b/>
                <w:bCs/>
                <w:sz w:val="20"/>
                <w:szCs w:val="20"/>
              </w:rPr>
              <w:t>初次登记日期</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252785">
            <w:pPr>
              <w:jc w:val="center"/>
              <w:rPr>
                <w:rFonts w:hint="eastAsia"/>
              </w:rPr>
            </w:pPr>
            <w:r>
              <w:rPr>
                <w:b/>
                <w:bCs/>
                <w:sz w:val="20"/>
                <w:szCs w:val="20"/>
              </w:rPr>
              <w:t>监控设备安装情况</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69DC61">
            <w:pPr>
              <w:jc w:val="center"/>
              <w:rPr>
                <w:rFonts w:hint="eastAsia"/>
              </w:rPr>
            </w:pPr>
            <w:r>
              <w:rPr>
                <w:b/>
                <w:bCs/>
                <w:sz w:val="20"/>
                <w:szCs w:val="20"/>
              </w:rPr>
              <w:t>车辆状态</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383E85">
            <w:pPr>
              <w:jc w:val="center"/>
              <w:rPr>
                <w:rFonts w:hint="eastAsia"/>
              </w:rPr>
            </w:pPr>
            <w:r>
              <w:rPr>
                <w:b/>
                <w:bCs/>
                <w:sz w:val="20"/>
                <w:szCs w:val="20"/>
              </w:rPr>
              <w:t>备注</w:t>
            </w:r>
          </w:p>
        </w:tc>
      </w:tr>
      <w:tr w14:paraId="252D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8EFDBD">
            <w:pPr>
              <w:jc w:val="center"/>
              <w:rPr>
                <w:rFonts w:hint="eastAsia"/>
              </w:rPr>
            </w:pPr>
            <w:r>
              <w:rPr>
                <w:sz w:val="20"/>
                <w:szCs w:val="20"/>
              </w:rPr>
              <w:t>1</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A92A2E">
            <w:pPr>
              <w:jc w:val="center"/>
              <w:rPr>
                <w:rFonts w:hint="eastAsia"/>
              </w:rPr>
            </w:pP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C3FD7B">
            <w:pPr>
              <w:jc w:val="center"/>
              <w:rPr>
                <w:rFonts w:hint="eastAsia"/>
              </w:rPr>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E01832">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D1F11">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6D8E0B">
            <w:pPr>
              <w:jc w:val="center"/>
              <w:rPr>
                <w:rFonts w:hint="eastAsia"/>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EEFEAF">
            <w:pPr>
              <w:jc w:val="center"/>
              <w:rPr>
                <w:rFonts w:hint="eastAsia"/>
              </w:rPr>
            </w:pPr>
            <w:r>
              <w:rPr>
                <w:sz w:val="20"/>
                <w:szCs w:val="20"/>
              </w:rPr>
              <w:t>□已安装 □未安装</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AD4C60">
            <w:pPr>
              <w:jc w:val="center"/>
              <w:rPr>
                <w:rFonts w:hint="eastAsia"/>
              </w:rPr>
            </w:pP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57DFAE">
            <w:pPr>
              <w:jc w:val="center"/>
              <w:rPr>
                <w:rFonts w:hint="eastAsia"/>
              </w:rPr>
            </w:pPr>
          </w:p>
        </w:tc>
      </w:tr>
      <w:tr w14:paraId="7F63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EA4777">
            <w:pPr>
              <w:jc w:val="center"/>
              <w:rPr>
                <w:rFonts w:hint="eastAsia"/>
              </w:rPr>
            </w:pPr>
            <w:r>
              <w:rPr>
                <w:sz w:val="20"/>
                <w:szCs w:val="20"/>
              </w:rPr>
              <w:t>2</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C471E6">
            <w:pPr>
              <w:jc w:val="center"/>
              <w:rPr>
                <w:rFonts w:hint="eastAsia"/>
              </w:rPr>
            </w:pP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528450">
            <w:pPr>
              <w:jc w:val="center"/>
              <w:rPr>
                <w:rFonts w:hint="eastAsia"/>
              </w:rPr>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AA9900">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BC67B9">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E3EC10">
            <w:pPr>
              <w:jc w:val="center"/>
              <w:rPr>
                <w:rFonts w:hint="eastAsia"/>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E40311">
            <w:pPr>
              <w:jc w:val="center"/>
              <w:rPr>
                <w:rFonts w:hint="eastAsia"/>
              </w:rPr>
            </w:pPr>
            <w:r>
              <w:rPr>
                <w:sz w:val="20"/>
                <w:szCs w:val="20"/>
              </w:rPr>
              <w:t>□已安装 □未安装</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569A8A">
            <w:pPr>
              <w:jc w:val="center"/>
              <w:rPr>
                <w:rFonts w:hint="eastAsia"/>
              </w:rPr>
            </w:pP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73612B">
            <w:pPr>
              <w:jc w:val="center"/>
              <w:rPr>
                <w:rFonts w:hint="eastAsia"/>
              </w:rPr>
            </w:pPr>
          </w:p>
        </w:tc>
      </w:tr>
      <w:tr w14:paraId="6EA6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483C92">
            <w:pPr>
              <w:jc w:val="center"/>
              <w:rPr>
                <w:rFonts w:hint="eastAsia"/>
              </w:rPr>
            </w:pPr>
            <w:r>
              <w:rPr>
                <w:sz w:val="20"/>
                <w:szCs w:val="20"/>
              </w:rPr>
              <w:t>3</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48727F">
            <w:pPr>
              <w:jc w:val="center"/>
              <w:rPr>
                <w:rFonts w:hint="eastAsia"/>
              </w:rPr>
            </w:pP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5D5A95">
            <w:pPr>
              <w:jc w:val="center"/>
              <w:rPr>
                <w:rFonts w:hint="eastAsia"/>
              </w:rPr>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690E46">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556EEB">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8CFEE4">
            <w:pPr>
              <w:jc w:val="center"/>
              <w:rPr>
                <w:rFonts w:hint="eastAsia"/>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1B62A5">
            <w:pPr>
              <w:jc w:val="center"/>
              <w:rPr>
                <w:rFonts w:hint="eastAsia"/>
              </w:rPr>
            </w:pPr>
            <w:r>
              <w:rPr>
                <w:sz w:val="20"/>
                <w:szCs w:val="20"/>
              </w:rPr>
              <w:t>□已安装 □未安装</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A42A7D">
            <w:pPr>
              <w:jc w:val="center"/>
              <w:rPr>
                <w:rFonts w:hint="eastAsia"/>
              </w:rPr>
            </w:pP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FEA905">
            <w:pPr>
              <w:jc w:val="center"/>
              <w:rPr>
                <w:rFonts w:hint="eastAsia"/>
              </w:rPr>
            </w:pPr>
          </w:p>
        </w:tc>
      </w:tr>
      <w:tr w14:paraId="3352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E09796">
            <w:pPr>
              <w:jc w:val="center"/>
              <w:rPr>
                <w:rFonts w:hint="eastAsia"/>
              </w:rPr>
            </w:pPr>
            <w:r>
              <w:rPr>
                <w:sz w:val="20"/>
                <w:szCs w:val="20"/>
              </w:rPr>
              <w:t>4</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2422BE">
            <w:pPr>
              <w:jc w:val="center"/>
              <w:rPr>
                <w:rFonts w:hint="eastAsia"/>
              </w:rPr>
            </w:pP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55B747">
            <w:pPr>
              <w:jc w:val="center"/>
              <w:rPr>
                <w:rFonts w:hint="eastAsia"/>
              </w:rPr>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64F9FB">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D6EE32">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7CD01A">
            <w:pPr>
              <w:jc w:val="center"/>
              <w:rPr>
                <w:rFonts w:hint="eastAsia"/>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484A6A">
            <w:pPr>
              <w:jc w:val="center"/>
              <w:rPr>
                <w:rFonts w:hint="eastAsia"/>
              </w:rPr>
            </w:pPr>
            <w:r>
              <w:rPr>
                <w:sz w:val="20"/>
                <w:szCs w:val="20"/>
              </w:rPr>
              <w:t>□已安装 □未安装</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5B9D98">
            <w:pPr>
              <w:jc w:val="center"/>
              <w:rPr>
                <w:rFonts w:hint="eastAsia"/>
              </w:rPr>
            </w:pP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B9CF4C">
            <w:pPr>
              <w:jc w:val="center"/>
              <w:rPr>
                <w:rFonts w:hint="eastAsia"/>
              </w:rPr>
            </w:pPr>
          </w:p>
        </w:tc>
      </w:tr>
      <w:tr w14:paraId="5008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0CB94F">
            <w:pPr>
              <w:jc w:val="center"/>
              <w:rPr>
                <w:rFonts w:hint="eastAsia"/>
              </w:rPr>
            </w:pPr>
            <w:r>
              <w:rPr>
                <w:sz w:val="20"/>
                <w:szCs w:val="20"/>
              </w:rPr>
              <w:t>5</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2DFAAA">
            <w:pPr>
              <w:jc w:val="center"/>
              <w:rPr>
                <w:rFonts w:hint="eastAsia"/>
              </w:rPr>
            </w:pP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F64C69">
            <w:pPr>
              <w:jc w:val="center"/>
              <w:rPr>
                <w:rFonts w:hint="eastAsia"/>
              </w:rPr>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DE2D57">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7E2A3E">
            <w:pPr>
              <w:jc w:val="center"/>
              <w:rPr>
                <w:rFonts w:hint="eastAsia"/>
              </w:rPr>
            </w:pP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273284">
            <w:pPr>
              <w:jc w:val="center"/>
              <w:rPr>
                <w:rFonts w:hint="eastAsia"/>
              </w:rPr>
            </w:pP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C9A8F4">
            <w:pPr>
              <w:jc w:val="center"/>
              <w:rPr>
                <w:rFonts w:hint="eastAsia"/>
              </w:rPr>
            </w:pPr>
            <w:r>
              <w:rPr>
                <w:sz w:val="20"/>
                <w:szCs w:val="20"/>
              </w:rPr>
              <w:t>□已安装 □未安装</w:t>
            </w:r>
          </w:p>
        </w:tc>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63588E">
            <w:pPr>
              <w:jc w:val="center"/>
              <w:rPr>
                <w:rFonts w:hint="eastAsia"/>
              </w:rPr>
            </w:pP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49171A">
            <w:pPr>
              <w:jc w:val="center"/>
              <w:rPr>
                <w:rFonts w:hint="eastAsia"/>
              </w:rPr>
            </w:pPr>
          </w:p>
        </w:tc>
      </w:tr>
    </w:tbl>
    <w:p w14:paraId="62CB29D8">
      <w:pPr>
        <w:rPr>
          <w:rFonts w:hint="eastAsia"/>
        </w:rPr>
      </w:pPr>
    </w:p>
    <w:p w14:paraId="27112C72">
      <w:pPr>
        <w:spacing w:before="60" w:after="60" w:line="360" w:lineRule="auto"/>
        <w:jc w:val="both"/>
        <w:rPr>
          <w:rFonts w:hint="eastAsia"/>
        </w:rPr>
      </w:pPr>
      <w:r>
        <w:t>备注：</w:t>
      </w:r>
    </w:p>
    <w:p w14:paraId="58E2D73F">
      <w:pPr>
        <w:spacing w:before="60" w:after="60" w:line="360" w:lineRule="auto"/>
        <w:ind w:left="480"/>
        <w:jc w:val="both"/>
        <w:rPr>
          <w:rFonts w:hint="eastAsia"/>
        </w:rPr>
      </w:pPr>
      <w:r>
        <w:t>1. 车辆状态填写：正常运营/停运/维修/报废；</w:t>
      </w:r>
    </w:p>
    <w:p w14:paraId="116870D1">
      <w:pPr>
        <w:spacing w:before="60" w:after="60" w:line="360" w:lineRule="auto"/>
        <w:ind w:left="480"/>
        <w:jc w:val="both"/>
        <w:rPr>
          <w:rFonts w:hint="eastAsia"/>
        </w:rPr>
      </w:pPr>
      <w:r>
        <w:t>2. 监控设备包括T-Box、GPS、行车记录仪等，未安装车辆不得交付；</w:t>
      </w:r>
    </w:p>
    <w:p w14:paraId="6EBCCF19">
      <w:pPr>
        <w:spacing w:before="60" w:after="60" w:line="360" w:lineRule="auto"/>
        <w:ind w:left="480"/>
        <w:jc w:val="both"/>
        <w:rPr>
          <w:rFonts w:hint="eastAsia"/>
        </w:rPr>
      </w:pPr>
      <w:r>
        <w:t>3. 车辆原值及初次登记日期为折旧赔偿计算依据，须如实填写；</w:t>
      </w:r>
    </w:p>
    <w:p w14:paraId="5C61F5BB">
      <w:pPr>
        <w:spacing w:before="60" w:after="60" w:line="360" w:lineRule="auto"/>
        <w:ind w:left="480"/>
        <w:jc w:val="both"/>
        <w:rPr>
          <w:rFonts w:hint="eastAsia"/>
        </w:rPr>
      </w:pPr>
      <w:r>
        <w:t>4. 本清单由乙方盖章确认，作为协议附件一。</w:t>
      </w:r>
    </w:p>
    <w:p w14:paraId="351CE651">
      <w:pPr>
        <w:rPr>
          <w:rFonts w:hint="eastAsia"/>
        </w:rPr>
      </w:pPr>
    </w:p>
    <w:p w14:paraId="30BC9408">
      <w:pPr>
        <w:spacing w:before="60" w:after="60" w:line="360" w:lineRule="auto"/>
        <w:jc w:val="both"/>
        <w:rPr>
          <w:rFonts w:hint="eastAsia"/>
        </w:rPr>
      </w:pPr>
      <w:r>
        <w:t>乙方（盖章）：</w:t>
      </w:r>
    </w:p>
    <w:p w14:paraId="4D87D23E">
      <w:pPr>
        <w:spacing w:before="60" w:after="60" w:line="360" w:lineRule="auto"/>
        <w:jc w:val="both"/>
        <w:rPr>
          <w:rFonts w:hint="eastAsia"/>
        </w:rPr>
      </w:pPr>
      <w:r>
        <w:t>经办人签字：</w:t>
      </w:r>
    </w:p>
    <w:p w14:paraId="6E997E78">
      <w:pPr>
        <w:spacing w:before="60" w:after="60" w:line="360" w:lineRule="auto"/>
        <w:jc w:val="both"/>
        <w:rPr>
          <w:rFonts w:hint="eastAsia"/>
        </w:rPr>
      </w:pPr>
      <w:r>
        <w:t>日期：</w:t>
      </w:r>
    </w:p>
    <w:p w14:paraId="005D62EA">
      <w:pPr>
        <w:widowControl/>
        <w:rPr>
          <w:rFonts w:hint="eastAsia"/>
        </w:rPr>
      </w:pPr>
      <w:r>
        <w:rPr>
          <w:rFonts w:hint="eastAsia"/>
        </w:rPr>
        <w:br w:type="page"/>
      </w:r>
    </w:p>
    <w:p w14:paraId="1C898DDA">
      <w:pPr>
        <w:spacing w:after="200"/>
        <w:rPr>
          <w:rFonts w:hint="eastAsia" w:ascii="仿宋" w:hAnsi="仿宋" w:eastAsia="仿宋" w:cs="黑体"/>
          <w:b/>
          <w:sz w:val="28"/>
          <w:szCs w:val="28"/>
        </w:rPr>
      </w:pPr>
      <w:r>
        <w:rPr>
          <w:rFonts w:ascii="仿宋" w:hAnsi="仿宋" w:eastAsia="仿宋" w:cs="黑体"/>
          <w:b/>
          <w:sz w:val="28"/>
          <w:szCs w:val="28"/>
        </w:rPr>
        <w:t>附件二：车辆托管移交确认单（模板）</w:t>
      </w:r>
    </w:p>
    <w:tbl>
      <w:tblPr>
        <w:tblStyle w:val="13"/>
        <w:tblW w:w="5000" w:type="pct"/>
        <w:jc w:val="center"/>
        <w:tblLayout w:type="autofit"/>
        <w:tblCellMar>
          <w:top w:w="0" w:type="dxa"/>
          <w:left w:w="108" w:type="dxa"/>
          <w:bottom w:w="0" w:type="dxa"/>
          <w:right w:w="108" w:type="dxa"/>
        </w:tblCellMar>
      </w:tblPr>
      <w:tblGrid>
        <w:gridCol w:w="1237"/>
        <w:gridCol w:w="1726"/>
        <w:gridCol w:w="1077"/>
        <w:gridCol w:w="1022"/>
        <w:gridCol w:w="1348"/>
        <w:gridCol w:w="1086"/>
        <w:gridCol w:w="1026"/>
      </w:tblGrid>
      <w:tr w14:paraId="5E8914D6">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641396B2">
            <w:pPr>
              <w:widowControl/>
              <w:snapToGrid w:val="0"/>
              <w:jc w:val="center"/>
              <w:textAlignment w:val="center"/>
              <w:rPr>
                <w:rFonts w:hint="eastAsia" w:ascii="仿宋" w:hAnsi="仿宋" w:eastAsia="仿宋" w:cs="仿宋"/>
                <w:sz w:val="22"/>
              </w:rPr>
            </w:pPr>
            <w:r>
              <w:rPr>
                <w:rFonts w:hint="eastAsia" w:ascii="仿宋" w:hAnsi="仿宋" w:eastAsia="仿宋" w:cs="仿宋"/>
                <w:b/>
                <w:bCs/>
                <w:lang w:bidi="ar"/>
              </w:rPr>
              <w:t>车辆托管移交确认单</w:t>
            </w:r>
          </w:p>
        </w:tc>
      </w:tr>
      <w:tr w14:paraId="4BAE6653">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4BF13E57">
            <w:pPr>
              <w:widowControl/>
              <w:snapToGrid w:val="0"/>
              <w:textAlignment w:val="center"/>
              <w:rPr>
                <w:rFonts w:hint="eastAsia" w:ascii="仿宋" w:hAnsi="仿宋" w:eastAsia="仿宋" w:cs="仿宋"/>
                <w:sz w:val="22"/>
              </w:rPr>
            </w:pPr>
            <w:r>
              <w:rPr>
                <w:rFonts w:hint="eastAsia" w:ascii="仿宋" w:hAnsi="仿宋" w:eastAsia="仿宋" w:cs="仿宋"/>
                <w:sz w:val="22"/>
                <w:lang w:bidi="ar"/>
              </w:rPr>
              <w:t>移交日期</w:t>
            </w:r>
          </w:p>
        </w:tc>
        <w:tc>
          <w:tcPr>
            <w:tcW w:w="4260" w:type="pct"/>
            <w:gridSpan w:val="6"/>
            <w:tcBorders>
              <w:top w:val="single" w:color="000000" w:sz="4" w:space="0"/>
              <w:left w:val="single" w:color="000000" w:sz="4" w:space="0"/>
              <w:bottom w:val="single" w:color="000000" w:sz="4" w:space="0"/>
              <w:right w:val="single" w:color="000000" w:sz="4" w:space="0"/>
            </w:tcBorders>
            <w:noWrap/>
            <w:vAlign w:val="center"/>
          </w:tcPr>
          <w:p w14:paraId="00F17F54">
            <w:pPr>
              <w:snapToGrid w:val="0"/>
              <w:jc w:val="center"/>
              <w:rPr>
                <w:rFonts w:hint="eastAsia" w:ascii="仿宋" w:hAnsi="仿宋" w:eastAsia="仿宋" w:cs="仿宋"/>
                <w:sz w:val="22"/>
              </w:rPr>
            </w:pPr>
          </w:p>
        </w:tc>
      </w:tr>
      <w:tr w14:paraId="2F45B6CE">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7C984974">
            <w:pPr>
              <w:widowControl/>
              <w:snapToGrid w:val="0"/>
              <w:textAlignment w:val="center"/>
              <w:rPr>
                <w:rFonts w:hint="eastAsia" w:ascii="仿宋" w:hAnsi="仿宋" w:eastAsia="仿宋" w:cs="仿宋"/>
                <w:sz w:val="22"/>
              </w:rPr>
            </w:pPr>
            <w:r>
              <w:rPr>
                <w:rFonts w:hint="eastAsia" w:ascii="仿宋" w:hAnsi="仿宋" w:eastAsia="仿宋" w:cs="仿宋"/>
                <w:sz w:val="22"/>
                <w:lang w:bidi="ar"/>
              </w:rPr>
              <w:t>移交地点</w:t>
            </w:r>
          </w:p>
        </w:tc>
        <w:tc>
          <w:tcPr>
            <w:tcW w:w="4260" w:type="pct"/>
            <w:gridSpan w:val="6"/>
            <w:tcBorders>
              <w:top w:val="single" w:color="000000" w:sz="4" w:space="0"/>
              <w:left w:val="single" w:color="000000" w:sz="4" w:space="0"/>
              <w:bottom w:val="single" w:color="000000" w:sz="4" w:space="0"/>
              <w:right w:val="single" w:color="000000" w:sz="4" w:space="0"/>
            </w:tcBorders>
            <w:noWrap/>
            <w:vAlign w:val="center"/>
          </w:tcPr>
          <w:p w14:paraId="7946E17F">
            <w:pPr>
              <w:snapToGrid w:val="0"/>
              <w:jc w:val="center"/>
              <w:rPr>
                <w:rFonts w:hint="eastAsia" w:ascii="仿宋" w:hAnsi="仿宋" w:eastAsia="仿宋" w:cs="仿宋"/>
                <w:sz w:val="22"/>
              </w:rPr>
            </w:pPr>
          </w:p>
        </w:tc>
      </w:tr>
      <w:tr w14:paraId="6DDCB0DA">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2082C572">
            <w:pPr>
              <w:widowControl/>
              <w:snapToGrid w:val="0"/>
              <w:textAlignment w:val="center"/>
              <w:rPr>
                <w:rFonts w:hint="eastAsia" w:ascii="仿宋" w:hAnsi="仿宋" w:eastAsia="仿宋" w:cs="仿宋"/>
                <w:sz w:val="22"/>
              </w:rPr>
            </w:pPr>
            <w:r>
              <w:rPr>
                <w:rFonts w:hint="eastAsia" w:ascii="仿宋" w:hAnsi="仿宋" w:eastAsia="仿宋" w:cs="仿宋"/>
                <w:sz w:val="22"/>
                <w:lang w:bidi="ar"/>
              </w:rPr>
              <w:t>移交原因</w:t>
            </w:r>
          </w:p>
        </w:tc>
        <w:tc>
          <w:tcPr>
            <w:tcW w:w="4260" w:type="pct"/>
            <w:gridSpan w:val="6"/>
            <w:tcBorders>
              <w:top w:val="single" w:color="000000" w:sz="4" w:space="0"/>
              <w:left w:val="single" w:color="000000" w:sz="4" w:space="0"/>
              <w:bottom w:val="single" w:color="000000" w:sz="4" w:space="0"/>
              <w:right w:val="single" w:color="000000" w:sz="4" w:space="0"/>
            </w:tcBorders>
            <w:noWrap/>
            <w:vAlign w:val="center"/>
          </w:tcPr>
          <w:p w14:paraId="53DD5A43">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 首次交付 □ 新增车辆 □ 替换车辆 □ 其他：______</w:t>
            </w:r>
          </w:p>
        </w:tc>
      </w:tr>
      <w:tr w14:paraId="3F23AE38">
        <w:tblPrEx>
          <w:tblCellMar>
            <w:top w:w="0" w:type="dxa"/>
            <w:left w:w="108" w:type="dxa"/>
            <w:bottom w:w="0" w:type="dxa"/>
            <w:right w:w="108" w:type="dxa"/>
          </w:tblCellMar>
        </w:tblPrEx>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46798658">
            <w:pPr>
              <w:widowControl/>
              <w:snapToGrid w:val="0"/>
              <w:textAlignment w:val="center"/>
              <w:rPr>
                <w:rFonts w:hint="eastAsia" w:ascii="仿宋" w:hAnsi="仿宋" w:eastAsia="仿宋" w:cs="仿宋"/>
                <w:sz w:val="22"/>
              </w:rPr>
            </w:pPr>
            <w:r>
              <w:rPr>
                <w:rFonts w:hint="eastAsia" w:ascii="仿宋" w:hAnsi="仿宋" w:eastAsia="仿宋" w:cs="仿宋"/>
                <w:b/>
                <w:bCs/>
                <w:sz w:val="22"/>
                <w:lang w:bidi="ar"/>
              </w:rPr>
              <w:t>一、移交车辆信息</w:t>
            </w:r>
          </w:p>
        </w:tc>
      </w:tr>
      <w:tr w14:paraId="101C1F7D">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56DF626C">
            <w:pPr>
              <w:widowControl/>
              <w:snapToGrid w:val="0"/>
              <w:textAlignment w:val="center"/>
              <w:rPr>
                <w:rFonts w:hint="eastAsia" w:ascii="仿宋" w:hAnsi="仿宋" w:eastAsia="仿宋" w:cs="仿宋"/>
                <w:sz w:val="22"/>
              </w:rPr>
            </w:pPr>
            <w:r>
              <w:rPr>
                <w:rFonts w:hint="eastAsia" w:ascii="仿宋" w:hAnsi="仿宋" w:eastAsia="仿宋" w:cs="仿宋"/>
                <w:sz w:val="22"/>
                <w:lang w:bidi="ar"/>
              </w:rPr>
              <w:t>序号</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52CFBF65">
            <w:pPr>
              <w:widowControl/>
              <w:snapToGrid w:val="0"/>
              <w:textAlignment w:val="center"/>
              <w:rPr>
                <w:rFonts w:hint="eastAsia" w:ascii="仿宋" w:hAnsi="仿宋" w:eastAsia="仿宋" w:cs="仿宋"/>
                <w:sz w:val="22"/>
              </w:rPr>
            </w:pPr>
            <w:r>
              <w:rPr>
                <w:rFonts w:hint="eastAsia" w:ascii="仿宋" w:hAnsi="仿宋" w:eastAsia="仿宋" w:cs="仿宋"/>
                <w:sz w:val="22"/>
                <w:lang w:bidi="ar"/>
              </w:rPr>
              <w:t>车牌号</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06EE70B1">
            <w:pPr>
              <w:widowControl/>
              <w:snapToGrid w:val="0"/>
              <w:textAlignment w:val="center"/>
              <w:rPr>
                <w:rFonts w:hint="eastAsia" w:ascii="仿宋" w:hAnsi="仿宋" w:eastAsia="仿宋" w:cs="仿宋"/>
                <w:sz w:val="22"/>
              </w:rPr>
            </w:pPr>
            <w:r>
              <w:rPr>
                <w:rFonts w:hint="eastAsia" w:ascii="仿宋" w:hAnsi="仿宋" w:eastAsia="仿宋" w:cs="仿宋"/>
                <w:sz w:val="22"/>
                <w:lang w:bidi="ar"/>
              </w:rPr>
              <w:t>车架号（VIN）</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0465F877">
            <w:pPr>
              <w:widowControl/>
              <w:snapToGrid w:val="0"/>
              <w:textAlignment w:val="center"/>
              <w:rPr>
                <w:rFonts w:hint="eastAsia" w:ascii="仿宋" w:hAnsi="仿宋" w:eastAsia="仿宋" w:cs="仿宋"/>
                <w:sz w:val="22"/>
              </w:rPr>
            </w:pPr>
            <w:r>
              <w:rPr>
                <w:rFonts w:hint="eastAsia" w:ascii="仿宋" w:hAnsi="仿宋" w:eastAsia="仿宋" w:cs="仿宋"/>
                <w:sz w:val="22"/>
                <w:lang w:bidi="ar"/>
              </w:rPr>
              <w:t>品牌型号</w:t>
            </w: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56F9AF9E">
            <w:pPr>
              <w:widowControl/>
              <w:snapToGrid w:val="0"/>
              <w:textAlignment w:val="center"/>
              <w:rPr>
                <w:rFonts w:hint="eastAsia" w:ascii="仿宋" w:hAnsi="仿宋" w:eastAsia="仿宋" w:cs="仿宋"/>
                <w:sz w:val="22"/>
              </w:rPr>
            </w:pPr>
            <w:r>
              <w:rPr>
                <w:rFonts w:hint="eastAsia" w:ascii="仿宋" w:hAnsi="仿宋" w:eastAsia="仿宋" w:cs="仿宋"/>
                <w:sz w:val="22"/>
                <w:lang w:bidi="ar"/>
              </w:rPr>
              <w:t>移交前里程（公里）</w:t>
            </w:r>
          </w:p>
        </w:tc>
        <w:tc>
          <w:tcPr>
            <w:tcW w:w="642" w:type="pct"/>
            <w:tcBorders>
              <w:top w:val="single" w:color="000000" w:sz="4" w:space="0"/>
              <w:left w:val="single" w:color="000000" w:sz="4" w:space="0"/>
              <w:bottom w:val="single" w:color="000000" w:sz="4" w:space="0"/>
              <w:right w:val="single" w:color="000000" w:sz="4" w:space="0"/>
            </w:tcBorders>
            <w:noWrap/>
            <w:vAlign w:val="center"/>
          </w:tcPr>
          <w:p w14:paraId="43D317B1">
            <w:pPr>
              <w:widowControl/>
              <w:snapToGrid w:val="0"/>
              <w:textAlignment w:val="center"/>
              <w:rPr>
                <w:rFonts w:hint="eastAsia" w:ascii="仿宋" w:hAnsi="仿宋" w:eastAsia="仿宋" w:cs="仿宋"/>
                <w:sz w:val="22"/>
              </w:rPr>
            </w:pPr>
            <w:r>
              <w:rPr>
                <w:rFonts w:hint="eastAsia" w:ascii="仿宋" w:hAnsi="仿宋" w:eastAsia="仿宋" w:cs="仿宋"/>
                <w:sz w:val="22"/>
                <w:lang w:bidi="ar"/>
              </w:rPr>
              <w:t>外观状况</w:t>
            </w:r>
          </w:p>
        </w:tc>
        <w:tc>
          <w:tcPr>
            <w:tcW w:w="604" w:type="pct"/>
            <w:tcBorders>
              <w:top w:val="single" w:color="000000" w:sz="4" w:space="0"/>
              <w:left w:val="single" w:color="000000" w:sz="4" w:space="0"/>
              <w:bottom w:val="single" w:color="000000" w:sz="4" w:space="0"/>
              <w:right w:val="single" w:color="000000" w:sz="4" w:space="0"/>
            </w:tcBorders>
            <w:noWrap/>
            <w:vAlign w:val="center"/>
          </w:tcPr>
          <w:p w14:paraId="1440AC3B">
            <w:pPr>
              <w:widowControl/>
              <w:snapToGrid w:val="0"/>
              <w:textAlignment w:val="center"/>
              <w:rPr>
                <w:rFonts w:hint="eastAsia" w:ascii="仿宋" w:hAnsi="仿宋" w:eastAsia="仿宋" w:cs="仿宋"/>
                <w:sz w:val="22"/>
              </w:rPr>
            </w:pPr>
            <w:r>
              <w:rPr>
                <w:rFonts w:hint="eastAsia" w:ascii="仿宋" w:hAnsi="仿宋" w:eastAsia="仿宋" w:cs="仿宋"/>
                <w:sz w:val="22"/>
                <w:lang w:bidi="ar"/>
              </w:rPr>
              <w:t>备注</w:t>
            </w:r>
          </w:p>
        </w:tc>
      </w:tr>
      <w:tr w14:paraId="0A8A0299">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21F0BFE6">
            <w:pPr>
              <w:widowControl/>
              <w:snapToGrid w:val="0"/>
              <w:jc w:val="right"/>
              <w:textAlignment w:val="center"/>
              <w:rPr>
                <w:rFonts w:hint="eastAsia" w:ascii="仿宋" w:hAnsi="仿宋" w:eastAsia="仿宋" w:cs="仿宋"/>
                <w:sz w:val="22"/>
              </w:rPr>
            </w:pPr>
            <w:r>
              <w:rPr>
                <w:rFonts w:hint="eastAsia" w:ascii="仿宋" w:hAnsi="仿宋" w:eastAsia="仿宋" w:cs="仿宋"/>
                <w:sz w:val="22"/>
                <w:lang w:bidi="ar"/>
              </w:rPr>
              <w:t>1</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2BFEAAF4">
            <w:pPr>
              <w:snapToGrid w:val="0"/>
              <w:rPr>
                <w:rFonts w:hint="eastAsia" w:ascii="仿宋" w:hAnsi="仿宋" w:eastAsia="仿宋" w:cs="仿宋"/>
                <w:sz w:val="22"/>
              </w:rPr>
            </w:pP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63F128A8">
            <w:pPr>
              <w:snapToGrid w:val="0"/>
              <w:rPr>
                <w:rFonts w:hint="eastAsia" w:ascii="仿宋" w:hAnsi="仿宋" w:eastAsia="仿宋" w:cs="仿宋"/>
                <w:sz w:val="22"/>
              </w:rPr>
            </w:pP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35B1A2F4">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7AC53005">
            <w:pPr>
              <w:snapToGrid w:val="0"/>
              <w:rPr>
                <w:rFonts w:hint="eastAsia" w:ascii="仿宋" w:hAnsi="仿宋" w:eastAsia="仿宋" w:cs="仿宋"/>
                <w:sz w:val="22"/>
              </w:rPr>
            </w:pPr>
          </w:p>
        </w:tc>
        <w:tc>
          <w:tcPr>
            <w:tcW w:w="642" w:type="pct"/>
            <w:tcBorders>
              <w:top w:val="single" w:color="000000" w:sz="4" w:space="0"/>
              <w:left w:val="single" w:color="000000" w:sz="4" w:space="0"/>
              <w:bottom w:val="single" w:color="000000" w:sz="4" w:space="0"/>
              <w:right w:val="single" w:color="000000" w:sz="4" w:space="0"/>
            </w:tcBorders>
            <w:noWrap/>
            <w:vAlign w:val="center"/>
          </w:tcPr>
          <w:p w14:paraId="79D037A8">
            <w:pPr>
              <w:snapToGrid w:val="0"/>
              <w:rPr>
                <w:rFonts w:hint="eastAsia" w:ascii="仿宋" w:hAnsi="仿宋" w:eastAsia="仿宋" w:cs="仿宋"/>
                <w:sz w:val="22"/>
              </w:rPr>
            </w:pPr>
          </w:p>
        </w:tc>
        <w:tc>
          <w:tcPr>
            <w:tcW w:w="604" w:type="pct"/>
            <w:tcBorders>
              <w:top w:val="single" w:color="000000" w:sz="4" w:space="0"/>
              <w:left w:val="single" w:color="000000" w:sz="4" w:space="0"/>
              <w:bottom w:val="single" w:color="000000" w:sz="4" w:space="0"/>
              <w:right w:val="single" w:color="000000" w:sz="4" w:space="0"/>
            </w:tcBorders>
            <w:noWrap/>
            <w:vAlign w:val="center"/>
          </w:tcPr>
          <w:p w14:paraId="43F4345F">
            <w:pPr>
              <w:snapToGrid w:val="0"/>
              <w:rPr>
                <w:rFonts w:hint="eastAsia" w:ascii="仿宋" w:hAnsi="仿宋" w:eastAsia="仿宋" w:cs="仿宋"/>
                <w:sz w:val="22"/>
              </w:rPr>
            </w:pPr>
          </w:p>
        </w:tc>
      </w:tr>
      <w:tr w14:paraId="2BB40542">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6B925224">
            <w:pPr>
              <w:widowControl/>
              <w:snapToGrid w:val="0"/>
              <w:jc w:val="right"/>
              <w:textAlignment w:val="center"/>
              <w:rPr>
                <w:rFonts w:hint="eastAsia" w:ascii="仿宋" w:hAnsi="仿宋" w:eastAsia="仿宋" w:cs="仿宋"/>
                <w:sz w:val="22"/>
              </w:rPr>
            </w:pPr>
            <w:r>
              <w:rPr>
                <w:rFonts w:hint="eastAsia" w:ascii="仿宋" w:hAnsi="仿宋" w:eastAsia="仿宋" w:cs="仿宋"/>
                <w:sz w:val="22"/>
                <w:lang w:bidi="ar"/>
              </w:rPr>
              <w:t>2</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67660F82">
            <w:pPr>
              <w:snapToGrid w:val="0"/>
              <w:rPr>
                <w:rFonts w:hint="eastAsia" w:ascii="仿宋" w:hAnsi="仿宋" w:eastAsia="仿宋" w:cs="仿宋"/>
                <w:sz w:val="22"/>
              </w:rPr>
            </w:pP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516DE5BD">
            <w:pPr>
              <w:snapToGrid w:val="0"/>
              <w:rPr>
                <w:rFonts w:hint="eastAsia" w:ascii="仿宋" w:hAnsi="仿宋" w:eastAsia="仿宋" w:cs="仿宋"/>
                <w:sz w:val="22"/>
              </w:rPr>
            </w:pP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001352A4">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0055FBEE">
            <w:pPr>
              <w:snapToGrid w:val="0"/>
              <w:rPr>
                <w:rFonts w:hint="eastAsia" w:ascii="仿宋" w:hAnsi="仿宋" w:eastAsia="仿宋" w:cs="仿宋"/>
                <w:sz w:val="22"/>
              </w:rPr>
            </w:pPr>
          </w:p>
        </w:tc>
        <w:tc>
          <w:tcPr>
            <w:tcW w:w="642" w:type="pct"/>
            <w:tcBorders>
              <w:top w:val="single" w:color="000000" w:sz="4" w:space="0"/>
              <w:left w:val="single" w:color="000000" w:sz="4" w:space="0"/>
              <w:bottom w:val="single" w:color="000000" w:sz="4" w:space="0"/>
              <w:right w:val="single" w:color="000000" w:sz="4" w:space="0"/>
            </w:tcBorders>
            <w:noWrap/>
            <w:vAlign w:val="center"/>
          </w:tcPr>
          <w:p w14:paraId="7DAE7C3A">
            <w:pPr>
              <w:snapToGrid w:val="0"/>
              <w:rPr>
                <w:rFonts w:hint="eastAsia" w:ascii="仿宋" w:hAnsi="仿宋" w:eastAsia="仿宋" w:cs="仿宋"/>
                <w:sz w:val="22"/>
              </w:rPr>
            </w:pPr>
          </w:p>
        </w:tc>
        <w:tc>
          <w:tcPr>
            <w:tcW w:w="604" w:type="pct"/>
            <w:tcBorders>
              <w:top w:val="single" w:color="000000" w:sz="4" w:space="0"/>
              <w:left w:val="single" w:color="000000" w:sz="4" w:space="0"/>
              <w:bottom w:val="single" w:color="000000" w:sz="4" w:space="0"/>
              <w:right w:val="single" w:color="000000" w:sz="4" w:space="0"/>
            </w:tcBorders>
            <w:noWrap/>
            <w:vAlign w:val="center"/>
          </w:tcPr>
          <w:p w14:paraId="29E0AF5B">
            <w:pPr>
              <w:snapToGrid w:val="0"/>
              <w:rPr>
                <w:rFonts w:hint="eastAsia" w:ascii="仿宋" w:hAnsi="仿宋" w:eastAsia="仿宋" w:cs="仿宋"/>
                <w:sz w:val="22"/>
              </w:rPr>
            </w:pPr>
          </w:p>
        </w:tc>
      </w:tr>
      <w:tr w14:paraId="386DACFD">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343A8E98">
            <w:pPr>
              <w:widowControl/>
              <w:snapToGrid w:val="0"/>
              <w:jc w:val="right"/>
              <w:textAlignment w:val="center"/>
              <w:rPr>
                <w:rFonts w:hint="eastAsia" w:ascii="仿宋" w:hAnsi="仿宋" w:eastAsia="仿宋" w:cs="仿宋"/>
                <w:sz w:val="22"/>
              </w:rPr>
            </w:pPr>
            <w:r>
              <w:rPr>
                <w:rFonts w:hint="eastAsia" w:ascii="仿宋" w:hAnsi="仿宋" w:eastAsia="仿宋" w:cs="仿宋"/>
                <w:sz w:val="22"/>
                <w:lang w:bidi="ar"/>
              </w:rPr>
              <w:t>3</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457D19FC">
            <w:pPr>
              <w:snapToGrid w:val="0"/>
              <w:rPr>
                <w:rFonts w:hint="eastAsia" w:ascii="仿宋" w:hAnsi="仿宋" w:eastAsia="仿宋" w:cs="仿宋"/>
                <w:sz w:val="22"/>
              </w:rPr>
            </w:pP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6B5ABE4C">
            <w:pPr>
              <w:snapToGrid w:val="0"/>
              <w:rPr>
                <w:rFonts w:hint="eastAsia" w:ascii="仿宋" w:hAnsi="仿宋" w:eastAsia="仿宋" w:cs="仿宋"/>
                <w:sz w:val="22"/>
              </w:rPr>
            </w:pP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13435D14">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1A56784C">
            <w:pPr>
              <w:snapToGrid w:val="0"/>
              <w:rPr>
                <w:rFonts w:hint="eastAsia" w:ascii="仿宋" w:hAnsi="仿宋" w:eastAsia="仿宋" w:cs="仿宋"/>
                <w:sz w:val="22"/>
              </w:rPr>
            </w:pPr>
          </w:p>
        </w:tc>
        <w:tc>
          <w:tcPr>
            <w:tcW w:w="642" w:type="pct"/>
            <w:tcBorders>
              <w:top w:val="single" w:color="000000" w:sz="4" w:space="0"/>
              <w:left w:val="single" w:color="000000" w:sz="4" w:space="0"/>
              <w:bottom w:val="single" w:color="000000" w:sz="4" w:space="0"/>
              <w:right w:val="single" w:color="000000" w:sz="4" w:space="0"/>
            </w:tcBorders>
            <w:noWrap/>
            <w:vAlign w:val="center"/>
          </w:tcPr>
          <w:p w14:paraId="0251BFA6">
            <w:pPr>
              <w:snapToGrid w:val="0"/>
              <w:rPr>
                <w:rFonts w:hint="eastAsia" w:ascii="仿宋" w:hAnsi="仿宋" w:eastAsia="仿宋" w:cs="仿宋"/>
                <w:sz w:val="22"/>
              </w:rPr>
            </w:pPr>
          </w:p>
        </w:tc>
        <w:tc>
          <w:tcPr>
            <w:tcW w:w="604" w:type="pct"/>
            <w:tcBorders>
              <w:top w:val="single" w:color="000000" w:sz="4" w:space="0"/>
              <w:left w:val="single" w:color="000000" w:sz="4" w:space="0"/>
              <w:bottom w:val="single" w:color="000000" w:sz="4" w:space="0"/>
              <w:right w:val="single" w:color="000000" w:sz="4" w:space="0"/>
            </w:tcBorders>
            <w:noWrap/>
            <w:vAlign w:val="center"/>
          </w:tcPr>
          <w:p w14:paraId="1531F416">
            <w:pPr>
              <w:snapToGrid w:val="0"/>
              <w:rPr>
                <w:rFonts w:hint="eastAsia" w:ascii="仿宋" w:hAnsi="仿宋" w:eastAsia="仿宋" w:cs="仿宋"/>
                <w:sz w:val="22"/>
              </w:rPr>
            </w:pPr>
          </w:p>
        </w:tc>
      </w:tr>
      <w:tr w14:paraId="1C827E82">
        <w:tblPrEx>
          <w:tblCellMar>
            <w:top w:w="0" w:type="dxa"/>
            <w:left w:w="108" w:type="dxa"/>
            <w:bottom w:w="0" w:type="dxa"/>
            <w:right w:w="108" w:type="dxa"/>
          </w:tblCellMar>
        </w:tblPrEx>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62922AD8">
            <w:pPr>
              <w:widowControl/>
              <w:snapToGrid w:val="0"/>
              <w:spacing w:after="220"/>
              <w:textAlignment w:val="center"/>
              <w:rPr>
                <w:rFonts w:hint="eastAsia" w:ascii="仿宋" w:hAnsi="仿宋" w:eastAsia="仿宋" w:cs="仿宋"/>
                <w:sz w:val="22"/>
              </w:rPr>
            </w:pPr>
            <w:r>
              <w:rPr>
                <w:rFonts w:hint="eastAsia" w:ascii="仿宋" w:hAnsi="仿宋" w:eastAsia="仿宋" w:cs="仿宋"/>
                <w:sz w:val="22"/>
                <w:lang w:bidi="ar"/>
              </w:rPr>
              <w:t>外观状况填写：完好、轻微划痕、破损（需具体说明）等。</w:t>
            </w:r>
          </w:p>
        </w:tc>
      </w:tr>
      <w:tr w14:paraId="77EB11C6">
        <w:tblPrEx>
          <w:tblCellMar>
            <w:top w:w="0" w:type="dxa"/>
            <w:left w:w="108" w:type="dxa"/>
            <w:bottom w:w="0" w:type="dxa"/>
            <w:right w:w="108" w:type="dxa"/>
          </w:tblCellMar>
        </w:tblPrEx>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553BF321">
            <w:pPr>
              <w:widowControl/>
              <w:snapToGrid w:val="0"/>
              <w:textAlignment w:val="center"/>
              <w:rPr>
                <w:rFonts w:hint="eastAsia" w:ascii="仿宋" w:hAnsi="仿宋" w:eastAsia="仿宋" w:cs="仿宋"/>
                <w:sz w:val="22"/>
              </w:rPr>
            </w:pPr>
            <w:r>
              <w:rPr>
                <w:rFonts w:hint="eastAsia" w:ascii="仿宋" w:hAnsi="仿宋" w:eastAsia="仿宋" w:cs="仿宋"/>
                <w:b/>
                <w:bCs/>
                <w:sz w:val="22"/>
                <w:lang w:bidi="ar"/>
              </w:rPr>
              <w:t>二、随车资料及物品移交清单</w:t>
            </w:r>
          </w:p>
        </w:tc>
      </w:tr>
      <w:tr w14:paraId="7E2CAFDF">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1015E280">
            <w:pPr>
              <w:widowControl/>
              <w:snapToGrid w:val="0"/>
              <w:textAlignment w:val="center"/>
              <w:rPr>
                <w:rFonts w:hint="eastAsia" w:ascii="仿宋" w:hAnsi="仿宋" w:eastAsia="仿宋" w:cs="仿宋"/>
                <w:sz w:val="22"/>
              </w:rPr>
            </w:pPr>
            <w:r>
              <w:rPr>
                <w:rFonts w:hint="eastAsia" w:ascii="仿宋" w:hAnsi="仿宋" w:eastAsia="仿宋" w:cs="仿宋"/>
                <w:sz w:val="22"/>
                <w:lang w:bidi="ar"/>
              </w:rPr>
              <w:t>类别</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329F0EDC">
            <w:pPr>
              <w:widowControl/>
              <w:snapToGrid w:val="0"/>
              <w:textAlignment w:val="center"/>
              <w:rPr>
                <w:rFonts w:hint="eastAsia" w:ascii="仿宋" w:hAnsi="仿宋" w:eastAsia="仿宋" w:cs="仿宋"/>
                <w:sz w:val="22"/>
              </w:rPr>
            </w:pPr>
            <w:r>
              <w:rPr>
                <w:rFonts w:hint="eastAsia" w:ascii="仿宋" w:hAnsi="仿宋" w:eastAsia="仿宋" w:cs="仿宋"/>
                <w:sz w:val="22"/>
                <w:lang w:bidi="ar"/>
              </w:rPr>
              <w:t>项目名称</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B09D6E8">
            <w:pPr>
              <w:widowControl/>
              <w:snapToGrid w:val="0"/>
              <w:textAlignment w:val="center"/>
              <w:rPr>
                <w:rFonts w:hint="eastAsia" w:ascii="仿宋" w:hAnsi="仿宋" w:eastAsia="仿宋" w:cs="仿宋"/>
                <w:sz w:val="22"/>
              </w:rPr>
            </w:pPr>
            <w:r>
              <w:rPr>
                <w:rFonts w:hint="eastAsia" w:ascii="仿宋" w:hAnsi="仿宋" w:eastAsia="仿宋" w:cs="仿宋"/>
                <w:sz w:val="22"/>
                <w:lang w:bidi="ar"/>
              </w:rPr>
              <w:t>单位</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6386329C">
            <w:pPr>
              <w:widowControl/>
              <w:snapToGrid w:val="0"/>
              <w:textAlignment w:val="center"/>
              <w:rPr>
                <w:rFonts w:hint="eastAsia" w:ascii="仿宋" w:hAnsi="仿宋" w:eastAsia="仿宋" w:cs="仿宋"/>
                <w:sz w:val="22"/>
              </w:rPr>
            </w:pPr>
            <w:r>
              <w:rPr>
                <w:rFonts w:hint="eastAsia" w:ascii="仿宋" w:hAnsi="仿宋" w:eastAsia="仿宋" w:cs="仿宋"/>
                <w:sz w:val="22"/>
                <w:lang w:bidi="ar"/>
              </w:rPr>
              <w:t>数量</w:t>
            </w: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2E506A95">
            <w:pPr>
              <w:widowControl/>
              <w:snapToGrid w:val="0"/>
              <w:textAlignment w:val="center"/>
              <w:rPr>
                <w:rFonts w:hint="eastAsia" w:ascii="仿宋" w:hAnsi="仿宋" w:eastAsia="仿宋" w:cs="仿宋"/>
                <w:sz w:val="22"/>
              </w:rPr>
            </w:pPr>
            <w:r>
              <w:rPr>
                <w:rFonts w:hint="eastAsia" w:ascii="仿宋" w:hAnsi="仿宋" w:eastAsia="仿宋" w:cs="仿宋"/>
                <w:sz w:val="22"/>
                <w:lang w:bidi="ar"/>
              </w:rPr>
              <w:t>状态</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5E159CC9">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备注</w:t>
            </w:r>
          </w:p>
        </w:tc>
      </w:tr>
      <w:tr w14:paraId="06E5E5E0">
        <w:tblPrEx>
          <w:tblCellMar>
            <w:top w:w="0" w:type="dxa"/>
            <w:left w:w="108" w:type="dxa"/>
            <w:bottom w:w="0" w:type="dxa"/>
            <w:right w:w="108" w:type="dxa"/>
          </w:tblCellMar>
        </w:tblPrEx>
        <w:trPr>
          <w:jc w:val="center"/>
        </w:trPr>
        <w:tc>
          <w:tcPr>
            <w:tcW w:w="740" w:type="pct"/>
            <w:vMerge w:val="restart"/>
            <w:tcBorders>
              <w:top w:val="single" w:color="000000" w:sz="4" w:space="0"/>
              <w:left w:val="single" w:color="000000" w:sz="4" w:space="0"/>
              <w:bottom w:val="single" w:color="000000" w:sz="4" w:space="0"/>
              <w:right w:val="single" w:color="000000" w:sz="4" w:space="0"/>
            </w:tcBorders>
            <w:noWrap/>
            <w:vAlign w:val="center"/>
          </w:tcPr>
          <w:p w14:paraId="1363EA96">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证件资料</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7B2B379B">
            <w:pPr>
              <w:widowControl/>
              <w:snapToGrid w:val="0"/>
              <w:textAlignment w:val="center"/>
              <w:rPr>
                <w:rFonts w:hint="eastAsia" w:ascii="仿宋" w:hAnsi="仿宋" w:eastAsia="仿宋" w:cs="仿宋"/>
                <w:sz w:val="22"/>
              </w:rPr>
            </w:pPr>
            <w:r>
              <w:rPr>
                <w:rFonts w:hint="eastAsia" w:ascii="仿宋" w:hAnsi="仿宋" w:eastAsia="仿宋" w:cs="仿宋"/>
                <w:sz w:val="22"/>
                <w:lang w:bidi="ar"/>
              </w:rPr>
              <w:t>行驶证复印件（加盖公章）</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44014193">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份</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7F3D7F70">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754EE020">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6DF90FF4">
            <w:pPr>
              <w:snapToGrid w:val="0"/>
              <w:rPr>
                <w:rFonts w:hint="eastAsia" w:ascii="仿宋" w:hAnsi="仿宋" w:eastAsia="仿宋" w:cs="仿宋"/>
                <w:sz w:val="22"/>
              </w:rPr>
            </w:pPr>
          </w:p>
        </w:tc>
      </w:tr>
      <w:tr w14:paraId="1C94B50A">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3CB07AF2">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59697512">
            <w:pPr>
              <w:widowControl/>
              <w:snapToGrid w:val="0"/>
              <w:textAlignment w:val="center"/>
              <w:rPr>
                <w:rFonts w:hint="eastAsia" w:ascii="仿宋" w:hAnsi="仿宋" w:eastAsia="仿宋" w:cs="仿宋"/>
                <w:sz w:val="22"/>
              </w:rPr>
            </w:pPr>
            <w:r>
              <w:rPr>
                <w:rFonts w:hint="eastAsia" w:ascii="仿宋" w:hAnsi="仿宋" w:eastAsia="仿宋" w:cs="仿宋"/>
                <w:sz w:val="22"/>
                <w:lang w:bidi="ar"/>
              </w:rPr>
              <w:t>车辆登记证书复印件</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3DBD279A">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份</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1CA526A6">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06C870C5">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529AED76">
            <w:pPr>
              <w:snapToGrid w:val="0"/>
              <w:rPr>
                <w:rFonts w:hint="eastAsia" w:ascii="仿宋" w:hAnsi="仿宋" w:eastAsia="仿宋" w:cs="仿宋"/>
                <w:sz w:val="22"/>
              </w:rPr>
            </w:pPr>
          </w:p>
        </w:tc>
      </w:tr>
      <w:tr w14:paraId="0D54926B">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0FF20D10">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53EBDCC7">
            <w:pPr>
              <w:widowControl/>
              <w:snapToGrid w:val="0"/>
              <w:textAlignment w:val="center"/>
              <w:rPr>
                <w:rFonts w:hint="eastAsia" w:ascii="仿宋" w:hAnsi="仿宋" w:eastAsia="仿宋" w:cs="仿宋"/>
                <w:sz w:val="22"/>
              </w:rPr>
            </w:pPr>
            <w:r>
              <w:rPr>
                <w:rFonts w:hint="eastAsia" w:ascii="仿宋" w:hAnsi="仿宋" w:eastAsia="仿宋" w:cs="仿宋"/>
                <w:sz w:val="22"/>
                <w:lang w:bidi="ar"/>
              </w:rPr>
              <w:t>购车发票复印件</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A81A074">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份</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79F533AA">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4ECC036F">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03AC8AC6">
            <w:pPr>
              <w:snapToGrid w:val="0"/>
              <w:rPr>
                <w:rFonts w:hint="eastAsia" w:ascii="仿宋" w:hAnsi="仿宋" w:eastAsia="仿宋" w:cs="仿宋"/>
                <w:sz w:val="22"/>
              </w:rPr>
            </w:pPr>
          </w:p>
        </w:tc>
      </w:tr>
      <w:tr w14:paraId="2AF64F92">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0081C71A">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0DBFD4B7">
            <w:pPr>
              <w:widowControl/>
              <w:snapToGrid w:val="0"/>
              <w:textAlignment w:val="center"/>
              <w:rPr>
                <w:rFonts w:hint="eastAsia" w:ascii="仿宋" w:hAnsi="仿宋" w:eastAsia="仿宋" w:cs="仿宋"/>
                <w:sz w:val="22"/>
              </w:rPr>
            </w:pPr>
            <w:r>
              <w:rPr>
                <w:rFonts w:hint="eastAsia" w:ascii="仿宋" w:hAnsi="仿宋" w:eastAsia="仿宋" w:cs="仿宋"/>
                <w:sz w:val="22"/>
                <w:lang w:bidi="ar"/>
              </w:rPr>
              <w:t>保险单复印件</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35020AA">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份</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0401D0DF">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54B6B232">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7FDF0CAD">
            <w:pPr>
              <w:snapToGrid w:val="0"/>
              <w:rPr>
                <w:rFonts w:hint="eastAsia" w:ascii="仿宋" w:hAnsi="仿宋" w:eastAsia="仿宋" w:cs="仿宋"/>
                <w:sz w:val="22"/>
              </w:rPr>
            </w:pPr>
          </w:p>
        </w:tc>
      </w:tr>
      <w:tr w14:paraId="74AF52F5">
        <w:tblPrEx>
          <w:tblCellMar>
            <w:top w:w="0" w:type="dxa"/>
            <w:left w:w="108" w:type="dxa"/>
            <w:bottom w:w="0" w:type="dxa"/>
            <w:right w:w="108" w:type="dxa"/>
          </w:tblCellMar>
        </w:tblPrEx>
        <w:trPr>
          <w:jc w:val="center"/>
        </w:trPr>
        <w:tc>
          <w:tcPr>
            <w:tcW w:w="740" w:type="pct"/>
            <w:vMerge w:val="restart"/>
            <w:tcBorders>
              <w:top w:val="single" w:color="000000" w:sz="4" w:space="0"/>
              <w:left w:val="single" w:color="000000" w:sz="4" w:space="0"/>
              <w:bottom w:val="single" w:color="000000" w:sz="4" w:space="0"/>
              <w:right w:val="single" w:color="000000" w:sz="4" w:space="0"/>
            </w:tcBorders>
            <w:noWrap/>
            <w:vAlign w:val="center"/>
          </w:tcPr>
          <w:p w14:paraId="46575E4B">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钥匙及设备</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20C93D50">
            <w:pPr>
              <w:widowControl/>
              <w:snapToGrid w:val="0"/>
              <w:textAlignment w:val="center"/>
              <w:rPr>
                <w:rFonts w:hint="eastAsia" w:ascii="仿宋" w:hAnsi="仿宋" w:eastAsia="仿宋" w:cs="仿宋"/>
                <w:sz w:val="22"/>
              </w:rPr>
            </w:pPr>
            <w:r>
              <w:rPr>
                <w:rFonts w:hint="eastAsia" w:ascii="仿宋" w:hAnsi="仿宋" w:eastAsia="仿宋" w:cs="仿宋"/>
                <w:sz w:val="22"/>
                <w:lang w:bidi="ar"/>
              </w:rPr>
              <w:t>车辆钥匙</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6341E646">
            <w:pPr>
              <w:widowControl/>
              <w:snapToGrid w:val="0"/>
              <w:textAlignment w:val="center"/>
              <w:rPr>
                <w:rFonts w:hint="eastAsia" w:ascii="仿宋" w:hAnsi="仿宋" w:eastAsia="仿宋" w:cs="仿宋"/>
                <w:sz w:val="22"/>
              </w:rPr>
            </w:pPr>
            <w:r>
              <w:rPr>
                <w:rFonts w:hint="eastAsia" w:ascii="仿宋" w:hAnsi="仿宋" w:eastAsia="仿宋" w:cs="仿宋"/>
                <w:sz w:val="22"/>
                <w:lang w:bidi="ar"/>
              </w:rPr>
              <w:t>套</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722BFED1">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1CDB8DA4">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2DD58DD8">
            <w:pPr>
              <w:snapToGrid w:val="0"/>
              <w:rPr>
                <w:rFonts w:hint="eastAsia" w:ascii="仿宋" w:hAnsi="仿宋" w:eastAsia="仿宋" w:cs="仿宋"/>
                <w:sz w:val="22"/>
              </w:rPr>
            </w:pPr>
            <w:r>
              <w:rPr>
                <w:rFonts w:hint="eastAsia" w:ascii="仿宋" w:hAnsi="仿宋" w:eastAsia="仿宋" w:cs="仿宋"/>
                <w:sz w:val="22"/>
                <w:lang w:bidi="ar"/>
              </w:rPr>
              <w:t>正副钥匙各__把</w:t>
            </w:r>
          </w:p>
        </w:tc>
      </w:tr>
      <w:tr w14:paraId="67658AEF">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050E89C1">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19C75143">
            <w:pPr>
              <w:widowControl/>
              <w:snapToGrid w:val="0"/>
              <w:textAlignment w:val="center"/>
              <w:rPr>
                <w:rFonts w:hint="eastAsia" w:ascii="仿宋" w:hAnsi="仿宋" w:eastAsia="仿宋" w:cs="仿宋"/>
                <w:sz w:val="22"/>
              </w:rPr>
            </w:pPr>
            <w:r>
              <w:rPr>
                <w:rFonts w:hint="eastAsia" w:ascii="仿宋" w:hAnsi="仿宋" w:eastAsia="仿宋" w:cs="仿宋"/>
                <w:sz w:val="22"/>
                <w:lang w:bidi="ar"/>
              </w:rPr>
              <w:t>T-Box账号及密码</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0E8527E6">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份</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25584AA5">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4734563C">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3DDD21C6">
            <w:pPr>
              <w:snapToGrid w:val="0"/>
              <w:rPr>
                <w:rFonts w:hint="eastAsia" w:ascii="仿宋" w:hAnsi="仿宋" w:eastAsia="仿宋" w:cs="仿宋"/>
                <w:sz w:val="22"/>
              </w:rPr>
            </w:pPr>
            <w:r>
              <w:rPr>
                <w:rFonts w:hint="eastAsia" w:ascii="仿宋" w:hAnsi="仿宋" w:eastAsia="仿宋" w:cs="仿宋"/>
                <w:sz w:val="22"/>
                <w:lang w:bidi="ar"/>
              </w:rPr>
              <w:t>单独密封</w:t>
            </w:r>
          </w:p>
        </w:tc>
      </w:tr>
      <w:tr w14:paraId="0DCB5330">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3D8FE324">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5409C0A2">
            <w:pPr>
              <w:widowControl/>
              <w:snapToGrid w:val="0"/>
              <w:textAlignment w:val="center"/>
              <w:rPr>
                <w:rFonts w:hint="eastAsia" w:ascii="仿宋" w:hAnsi="仿宋" w:eastAsia="仿宋" w:cs="仿宋"/>
                <w:sz w:val="22"/>
              </w:rPr>
            </w:pPr>
            <w:r>
              <w:rPr>
                <w:rFonts w:hint="eastAsia" w:ascii="仿宋" w:hAnsi="仿宋" w:eastAsia="仿宋" w:cs="仿宋"/>
                <w:sz w:val="22"/>
                <w:lang w:bidi="ar"/>
              </w:rPr>
              <w:t>智能终端设备</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52FD78D">
            <w:pPr>
              <w:widowControl/>
              <w:snapToGrid w:val="0"/>
              <w:textAlignment w:val="center"/>
              <w:rPr>
                <w:rFonts w:hint="eastAsia" w:ascii="仿宋" w:hAnsi="仿宋" w:eastAsia="仿宋" w:cs="仿宋"/>
                <w:sz w:val="22"/>
              </w:rPr>
            </w:pPr>
            <w:r>
              <w:rPr>
                <w:rFonts w:hint="eastAsia" w:ascii="仿宋" w:hAnsi="仿宋" w:eastAsia="仿宋" w:cs="仿宋"/>
                <w:sz w:val="22"/>
                <w:lang w:bidi="ar"/>
              </w:rPr>
              <w:t>台</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676D07C0">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5CCF2E2F">
            <w:pPr>
              <w:widowControl/>
              <w:snapToGrid w:val="0"/>
              <w:textAlignment w:val="center"/>
              <w:rPr>
                <w:rFonts w:hint="eastAsia" w:ascii="仿宋" w:hAnsi="仿宋" w:eastAsia="仿宋" w:cs="仿宋"/>
                <w:sz w:val="22"/>
              </w:rPr>
            </w:pPr>
            <w:r>
              <w:rPr>
                <w:rFonts w:hint="eastAsia" w:ascii="仿宋" w:hAnsi="仿宋" w:eastAsia="仿宋" w:cs="仿宋"/>
                <w:sz w:val="22"/>
                <w:lang w:bidi="ar"/>
              </w:rPr>
              <w:t>正常/异常</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132BAE53">
            <w:pPr>
              <w:snapToGrid w:val="0"/>
              <w:rPr>
                <w:rFonts w:hint="eastAsia" w:ascii="仿宋" w:hAnsi="仿宋" w:eastAsia="仿宋" w:cs="仿宋"/>
                <w:sz w:val="22"/>
              </w:rPr>
            </w:pPr>
          </w:p>
        </w:tc>
      </w:tr>
      <w:tr w14:paraId="1E831F4E">
        <w:tblPrEx>
          <w:tblCellMar>
            <w:top w:w="0" w:type="dxa"/>
            <w:left w:w="108" w:type="dxa"/>
            <w:bottom w:w="0" w:type="dxa"/>
            <w:right w:w="108" w:type="dxa"/>
          </w:tblCellMar>
        </w:tblPrEx>
        <w:trPr>
          <w:jc w:val="center"/>
        </w:trPr>
        <w:tc>
          <w:tcPr>
            <w:tcW w:w="740" w:type="pct"/>
            <w:vMerge w:val="restart"/>
            <w:tcBorders>
              <w:top w:val="single" w:color="000000" w:sz="4" w:space="0"/>
              <w:left w:val="single" w:color="000000" w:sz="4" w:space="0"/>
              <w:bottom w:val="single" w:color="000000" w:sz="4" w:space="0"/>
              <w:right w:val="single" w:color="000000" w:sz="4" w:space="0"/>
            </w:tcBorders>
            <w:noWrap/>
            <w:vAlign w:val="center"/>
          </w:tcPr>
          <w:p w14:paraId="4C431248">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随车工具</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442136B0">
            <w:pPr>
              <w:widowControl/>
              <w:snapToGrid w:val="0"/>
              <w:textAlignment w:val="center"/>
              <w:rPr>
                <w:rFonts w:hint="eastAsia" w:ascii="仿宋" w:hAnsi="仿宋" w:eastAsia="仿宋" w:cs="仿宋"/>
                <w:sz w:val="22"/>
              </w:rPr>
            </w:pPr>
            <w:r>
              <w:rPr>
                <w:rFonts w:hint="eastAsia" w:ascii="仿宋" w:hAnsi="仿宋" w:eastAsia="仿宋" w:cs="仿宋"/>
                <w:sz w:val="22"/>
                <w:lang w:bidi="ar"/>
              </w:rPr>
              <w:t>千斤顶</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493BD24E">
            <w:pPr>
              <w:widowControl/>
              <w:snapToGrid w:val="0"/>
              <w:textAlignment w:val="center"/>
              <w:rPr>
                <w:rFonts w:hint="eastAsia" w:ascii="仿宋" w:hAnsi="仿宋" w:eastAsia="仿宋" w:cs="仿宋"/>
                <w:sz w:val="22"/>
              </w:rPr>
            </w:pPr>
            <w:r>
              <w:rPr>
                <w:rFonts w:hint="eastAsia" w:ascii="仿宋" w:hAnsi="仿宋" w:eastAsia="仿宋" w:cs="仿宋"/>
                <w:sz w:val="22"/>
                <w:lang w:bidi="ar"/>
              </w:rPr>
              <w:t>个</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16FFE869">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7283B119">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412E0BAF">
            <w:pPr>
              <w:snapToGrid w:val="0"/>
              <w:rPr>
                <w:rFonts w:hint="eastAsia" w:ascii="仿宋" w:hAnsi="仿宋" w:eastAsia="仿宋" w:cs="仿宋"/>
                <w:sz w:val="22"/>
              </w:rPr>
            </w:pPr>
          </w:p>
        </w:tc>
      </w:tr>
      <w:tr w14:paraId="6AE794F3">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2754A7F0">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75BB694B">
            <w:pPr>
              <w:widowControl/>
              <w:snapToGrid w:val="0"/>
              <w:textAlignment w:val="center"/>
              <w:rPr>
                <w:rFonts w:hint="eastAsia" w:ascii="仿宋" w:hAnsi="仿宋" w:eastAsia="仿宋" w:cs="仿宋"/>
                <w:sz w:val="22"/>
              </w:rPr>
            </w:pPr>
            <w:r>
              <w:rPr>
                <w:rFonts w:hint="eastAsia" w:ascii="仿宋" w:hAnsi="仿宋" w:eastAsia="仿宋" w:cs="仿宋"/>
                <w:sz w:val="22"/>
                <w:lang w:bidi="ar"/>
              </w:rPr>
              <w:t>警示三角牌</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31C34A8C">
            <w:pPr>
              <w:widowControl/>
              <w:snapToGrid w:val="0"/>
              <w:textAlignment w:val="center"/>
              <w:rPr>
                <w:rFonts w:hint="eastAsia" w:ascii="仿宋" w:hAnsi="仿宋" w:eastAsia="仿宋" w:cs="仿宋"/>
                <w:sz w:val="22"/>
              </w:rPr>
            </w:pPr>
            <w:r>
              <w:rPr>
                <w:rFonts w:hint="eastAsia" w:ascii="仿宋" w:hAnsi="仿宋" w:eastAsia="仿宋" w:cs="仿宋"/>
                <w:sz w:val="22"/>
                <w:lang w:bidi="ar"/>
              </w:rPr>
              <w:t>个</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2C0FB0B5">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70FACD0B">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60990F29">
            <w:pPr>
              <w:snapToGrid w:val="0"/>
              <w:rPr>
                <w:rFonts w:hint="eastAsia" w:ascii="仿宋" w:hAnsi="仿宋" w:eastAsia="仿宋" w:cs="仿宋"/>
                <w:sz w:val="22"/>
              </w:rPr>
            </w:pPr>
          </w:p>
        </w:tc>
      </w:tr>
      <w:tr w14:paraId="53CCFFAF">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514A0E2F">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210F0E19">
            <w:pPr>
              <w:widowControl/>
              <w:snapToGrid w:val="0"/>
              <w:textAlignment w:val="center"/>
              <w:rPr>
                <w:rFonts w:hint="eastAsia" w:ascii="仿宋" w:hAnsi="仿宋" w:eastAsia="仿宋" w:cs="仿宋"/>
                <w:sz w:val="22"/>
              </w:rPr>
            </w:pPr>
            <w:r>
              <w:rPr>
                <w:rFonts w:hint="eastAsia" w:ascii="仿宋" w:hAnsi="仿宋" w:eastAsia="仿宋" w:cs="仿宋"/>
                <w:sz w:val="22"/>
                <w:lang w:bidi="ar"/>
              </w:rPr>
              <w:t>灭火器</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599C9392">
            <w:pPr>
              <w:widowControl/>
              <w:snapToGrid w:val="0"/>
              <w:textAlignment w:val="center"/>
              <w:rPr>
                <w:rFonts w:hint="eastAsia" w:ascii="仿宋" w:hAnsi="仿宋" w:eastAsia="仿宋" w:cs="仿宋"/>
                <w:sz w:val="22"/>
              </w:rPr>
            </w:pPr>
            <w:r>
              <w:rPr>
                <w:rFonts w:hint="eastAsia" w:ascii="仿宋" w:hAnsi="仿宋" w:eastAsia="仿宋" w:cs="仿宋"/>
                <w:sz w:val="22"/>
                <w:lang w:bidi="ar"/>
              </w:rPr>
              <w:t>个</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66D6349C">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42AD2614">
            <w:pPr>
              <w:widowControl/>
              <w:snapToGrid w:val="0"/>
              <w:textAlignment w:val="center"/>
              <w:rPr>
                <w:rFonts w:hint="eastAsia" w:ascii="仿宋" w:hAnsi="仿宋" w:eastAsia="仿宋" w:cs="仿宋"/>
                <w:sz w:val="22"/>
              </w:rPr>
            </w:pPr>
            <w:r>
              <w:rPr>
                <w:rFonts w:hint="eastAsia" w:ascii="仿宋" w:hAnsi="仿宋" w:eastAsia="仿宋" w:cs="仿宋"/>
                <w:sz w:val="22"/>
                <w:lang w:bidi="ar"/>
              </w:rPr>
              <w:t>有效/失效</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079AAC34">
            <w:pPr>
              <w:snapToGrid w:val="0"/>
              <w:rPr>
                <w:rFonts w:hint="eastAsia" w:ascii="仿宋" w:hAnsi="仿宋" w:eastAsia="仿宋" w:cs="仿宋"/>
                <w:sz w:val="22"/>
              </w:rPr>
            </w:pPr>
          </w:p>
        </w:tc>
      </w:tr>
      <w:tr w14:paraId="095CAEA9">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7A79D0A3">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2E45E4EB">
            <w:pPr>
              <w:widowControl/>
              <w:snapToGrid w:val="0"/>
              <w:textAlignment w:val="center"/>
              <w:rPr>
                <w:rFonts w:hint="eastAsia" w:ascii="仿宋" w:hAnsi="仿宋" w:eastAsia="仿宋" w:cs="仿宋"/>
                <w:sz w:val="22"/>
              </w:rPr>
            </w:pPr>
            <w:r>
              <w:rPr>
                <w:rFonts w:hint="eastAsia" w:ascii="仿宋" w:hAnsi="仿宋" w:eastAsia="仿宋" w:cs="仿宋"/>
                <w:sz w:val="22"/>
                <w:lang w:bidi="ar"/>
              </w:rPr>
              <w:t>备胎</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4A6BCDD5">
            <w:pPr>
              <w:widowControl/>
              <w:snapToGrid w:val="0"/>
              <w:textAlignment w:val="center"/>
              <w:rPr>
                <w:rFonts w:hint="eastAsia" w:ascii="仿宋" w:hAnsi="仿宋" w:eastAsia="仿宋" w:cs="仿宋"/>
                <w:sz w:val="22"/>
              </w:rPr>
            </w:pPr>
            <w:r>
              <w:rPr>
                <w:rFonts w:hint="eastAsia" w:ascii="仿宋" w:hAnsi="仿宋" w:eastAsia="仿宋" w:cs="仿宋"/>
                <w:sz w:val="22"/>
                <w:lang w:bidi="ar"/>
              </w:rPr>
              <w:t>个</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24C442A4">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183D5463">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03DB2665">
            <w:pPr>
              <w:snapToGrid w:val="0"/>
              <w:rPr>
                <w:rFonts w:hint="eastAsia" w:ascii="仿宋" w:hAnsi="仿宋" w:eastAsia="仿宋" w:cs="仿宋"/>
                <w:sz w:val="22"/>
              </w:rPr>
            </w:pPr>
          </w:p>
        </w:tc>
      </w:tr>
      <w:tr w14:paraId="3A457B2B">
        <w:tblPrEx>
          <w:tblCellMar>
            <w:top w:w="0" w:type="dxa"/>
            <w:left w:w="108" w:type="dxa"/>
            <w:bottom w:w="0" w:type="dxa"/>
            <w:right w:w="108" w:type="dxa"/>
          </w:tblCellMar>
        </w:tblPrEx>
        <w:trPr>
          <w:jc w:val="center"/>
        </w:trPr>
        <w:tc>
          <w:tcPr>
            <w:tcW w:w="740" w:type="pct"/>
            <w:vMerge w:val="restart"/>
            <w:tcBorders>
              <w:top w:val="single" w:color="000000" w:sz="4" w:space="0"/>
              <w:left w:val="single" w:color="000000" w:sz="4" w:space="0"/>
              <w:bottom w:val="single" w:color="000000" w:sz="4" w:space="0"/>
              <w:right w:val="single" w:color="000000" w:sz="4" w:space="0"/>
            </w:tcBorders>
            <w:noWrap/>
            <w:vAlign w:val="center"/>
          </w:tcPr>
          <w:p w14:paraId="43A54530">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技术资料</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365C1A54">
            <w:pPr>
              <w:widowControl/>
              <w:snapToGrid w:val="0"/>
              <w:textAlignment w:val="center"/>
              <w:rPr>
                <w:rFonts w:hint="eastAsia" w:ascii="仿宋" w:hAnsi="仿宋" w:eastAsia="仿宋" w:cs="仿宋"/>
                <w:sz w:val="22"/>
              </w:rPr>
            </w:pPr>
            <w:r>
              <w:rPr>
                <w:rFonts w:hint="eastAsia" w:ascii="仿宋" w:hAnsi="仿宋" w:eastAsia="仿宋" w:cs="仿宋"/>
                <w:sz w:val="22"/>
                <w:lang w:bidi="ar"/>
              </w:rPr>
              <w:t>使用说明书</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066AE4D5">
            <w:pPr>
              <w:widowControl/>
              <w:snapToGrid w:val="0"/>
              <w:textAlignment w:val="center"/>
              <w:rPr>
                <w:rFonts w:hint="eastAsia" w:ascii="仿宋" w:hAnsi="仿宋" w:eastAsia="仿宋" w:cs="仿宋"/>
                <w:sz w:val="22"/>
              </w:rPr>
            </w:pPr>
            <w:r>
              <w:rPr>
                <w:rFonts w:hint="eastAsia" w:ascii="仿宋" w:hAnsi="仿宋" w:eastAsia="仿宋" w:cs="仿宋"/>
                <w:sz w:val="22"/>
                <w:lang w:bidi="ar"/>
              </w:rPr>
              <w:t>本</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4DD96A76">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28D61BB7">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38F21612">
            <w:pPr>
              <w:snapToGrid w:val="0"/>
              <w:rPr>
                <w:rFonts w:hint="eastAsia" w:ascii="仿宋" w:hAnsi="仿宋" w:eastAsia="仿宋" w:cs="仿宋"/>
                <w:sz w:val="22"/>
              </w:rPr>
            </w:pPr>
          </w:p>
        </w:tc>
      </w:tr>
      <w:tr w14:paraId="4B6A6279">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1692F72B">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1F20D83B">
            <w:pPr>
              <w:widowControl/>
              <w:snapToGrid w:val="0"/>
              <w:textAlignment w:val="center"/>
              <w:rPr>
                <w:rFonts w:hint="eastAsia" w:ascii="仿宋" w:hAnsi="仿宋" w:eastAsia="仿宋" w:cs="仿宋"/>
                <w:sz w:val="22"/>
              </w:rPr>
            </w:pPr>
            <w:r>
              <w:rPr>
                <w:rFonts w:hint="eastAsia" w:ascii="仿宋" w:hAnsi="仿宋" w:eastAsia="仿宋" w:cs="仿宋"/>
                <w:sz w:val="22"/>
                <w:lang w:bidi="ar"/>
              </w:rPr>
              <w:t>保养手册</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4A141E55">
            <w:pPr>
              <w:widowControl/>
              <w:snapToGrid w:val="0"/>
              <w:textAlignment w:val="center"/>
              <w:rPr>
                <w:rFonts w:hint="eastAsia" w:ascii="仿宋" w:hAnsi="仿宋" w:eastAsia="仿宋" w:cs="仿宋"/>
                <w:sz w:val="22"/>
              </w:rPr>
            </w:pPr>
            <w:r>
              <w:rPr>
                <w:rFonts w:hint="eastAsia" w:ascii="仿宋" w:hAnsi="仿宋" w:eastAsia="仿宋" w:cs="仿宋"/>
                <w:sz w:val="22"/>
                <w:lang w:bidi="ar"/>
              </w:rPr>
              <w:t>本</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00DC86FD">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27333ECD">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73FCFC5D">
            <w:pPr>
              <w:snapToGrid w:val="0"/>
              <w:rPr>
                <w:rFonts w:hint="eastAsia" w:ascii="仿宋" w:hAnsi="仿宋" w:eastAsia="仿宋" w:cs="仿宋"/>
                <w:sz w:val="22"/>
              </w:rPr>
            </w:pPr>
          </w:p>
        </w:tc>
      </w:tr>
      <w:tr w14:paraId="0F015C48">
        <w:tblPrEx>
          <w:tblCellMar>
            <w:top w:w="0" w:type="dxa"/>
            <w:left w:w="108" w:type="dxa"/>
            <w:bottom w:w="0" w:type="dxa"/>
            <w:right w:w="108" w:type="dxa"/>
          </w:tblCellMar>
        </w:tblPrEx>
        <w:trPr>
          <w:jc w:val="center"/>
        </w:trPr>
        <w:tc>
          <w:tcPr>
            <w:tcW w:w="740" w:type="pct"/>
            <w:vMerge w:val="continue"/>
            <w:tcBorders>
              <w:top w:val="single" w:color="000000" w:sz="4" w:space="0"/>
              <w:left w:val="single" w:color="000000" w:sz="4" w:space="0"/>
              <w:bottom w:val="single" w:color="000000" w:sz="4" w:space="0"/>
              <w:right w:val="single" w:color="000000" w:sz="4" w:space="0"/>
            </w:tcBorders>
            <w:noWrap/>
            <w:vAlign w:val="center"/>
          </w:tcPr>
          <w:p w14:paraId="4B50A6BB">
            <w:pPr>
              <w:snapToGrid w:val="0"/>
              <w:jc w:val="center"/>
              <w:rPr>
                <w:rFonts w:hint="eastAsia" w:ascii="仿宋" w:hAnsi="仿宋" w:eastAsia="仿宋" w:cs="仿宋"/>
                <w:sz w:val="22"/>
              </w:rPr>
            </w:pP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7019278D">
            <w:pPr>
              <w:widowControl/>
              <w:snapToGrid w:val="0"/>
              <w:textAlignment w:val="center"/>
              <w:rPr>
                <w:rFonts w:hint="eastAsia" w:ascii="仿宋" w:hAnsi="仿宋" w:eastAsia="仿宋" w:cs="仿宋"/>
                <w:sz w:val="22"/>
              </w:rPr>
            </w:pPr>
            <w:r>
              <w:rPr>
                <w:rFonts w:hint="eastAsia" w:ascii="仿宋" w:hAnsi="仿宋" w:eastAsia="仿宋" w:cs="仿宋"/>
                <w:sz w:val="22"/>
                <w:lang w:bidi="ar"/>
              </w:rPr>
              <w:t>三包凭证</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00F4157">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份</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344A567C">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22E4AF83">
            <w:pPr>
              <w:widowControl/>
              <w:snapToGrid w:val="0"/>
              <w:textAlignment w:val="center"/>
              <w:rPr>
                <w:rFonts w:hint="eastAsia" w:ascii="仿宋" w:hAnsi="仿宋" w:eastAsia="仿宋" w:cs="仿宋"/>
                <w:sz w:val="22"/>
              </w:rPr>
            </w:pPr>
            <w:r>
              <w:rPr>
                <w:rFonts w:hint="eastAsia" w:ascii="仿宋" w:hAnsi="仿宋" w:eastAsia="仿宋" w:cs="仿宋"/>
                <w:sz w:val="22"/>
                <w:lang w:bidi="ar"/>
              </w:rPr>
              <w:t>齐全/缺失</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3A2DED9C">
            <w:pPr>
              <w:snapToGrid w:val="0"/>
              <w:rPr>
                <w:rFonts w:hint="eastAsia" w:ascii="仿宋" w:hAnsi="仿宋" w:eastAsia="仿宋" w:cs="仿宋"/>
                <w:sz w:val="22"/>
              </w:rPr>
            </w:pPr>
          </w:p>
        </w:tc>
      </w:tr>
      <w:tr w14:paraId="5C723AEF">
        <w:tblPrEx>
          <w:tblCellMar>
            <w:top w:w="0" w:type="dxa"/>
            <w:left w:w="108" w:type="dxa"/>
            <w:bottom w:w="0" w:type="dxa"/>
            <w:right w:w="108" w:type="dxa"/>
          </w:tblCellMar>
        </w:tblPrEx>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423DEB21">
            <w:pPr>
              <w:widowControl/>
              <w:snapToGrid w:val="0"/>
              <w:textAlignment w:val="center"/>
              <w:rPr>
                <w:rFonts w:hint="eastAsia" w:ascii="仿宋" w:hAnsi="仿宋" w:eastAsia="仿宋" w:cs="仿宋"/>
                <w:sz w:val="22"/>
              </w:rPr>
            </w:pPr>
            <w:r>
              <w:rPr>
                <w:rFonts w:hint="eastAsia" w:ascii="仿宋" w:hAnsi="仿宋" w:eastAsia="仿宋" w:cs="仿宋"/>
                <w:sz w:val="22"/>
                <w:lang w:bidi="ar"/>
              </w:rPr>
              <w:t>其他</w:t>
            </w:r>
          </w:p>
        </w:tc>
      </w:tr>
      <w:tr w14:paraId="6A659FD1">
        <w:tblPrEx>
          <w:tblCellMar>
            <w:top w:w="0" w:type="dxa"/>
            <w:left w:w="108" w:type="dxa"/>
            <w:bottom w:w="0" w:type="dxa"/>
            <w:right w:w="108" w:type="dxa"/>
          </w:tblCellMar>
        </w:tblPrEx>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254BDCE2">
            <w:pPr>
              <w:widowControl/>
              <w:snapToGrid w:val="0"/>
              <w:textAlignment w:val="center"/>
              <w:rPr>
                <w:rFonts w:hint="eastAsia" w:ascii="仿宋" w:hAnsi="仿宋" w:eastAsia="仿宋" w:cs="仿宋"/>
                <w:sz w:val="22"/>
              </w:rPr>
            </w:pPr>
            <w:r>
              <w:rPr>
                <w:rFonts w:hint="eastAsia" w:ascii="仿宋" w:hAnsi="仿宋" w:eastAsia="仿宋" w:cs="仿宋"/>
                <w:b/>
                <w:bCs/>
                <w:sz w:val="22"/>
                <w:lang w:bidi="ar"/>
              </w:rPr>
              <w:t>三、移交确认</w:t>
            </w:r>
          </w:p>
        </w:tc>
      </w:tr>
      <w:tr w14:paraId="62FFD867">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57B10D56">
            <w:pPr>
              <w:widowControl/>
              <w:snapToGrid w:val="0"/>
              <w:textAlignment w:val="center"/>
              <w:rPr>
                <w:rFonts w:hint="eastAsia" w:ascii="仿宋" w:hAnsi="仿宋" w:eastAsia="仿宋" w:cs="仿宋"/>
                <w:sz w:val="22"/>
              </w:rPr>
            </w:pPr>
            <w:r>
              <w:rPr>
                <w:rFonts w:hint="eastAsia" w:ascii="仿宋" w:hAnsi="仿宋" w:eastAsia="仿宋" w:cs="仿宋"/>
                <w:sz w:val="22"/>
                <w:lang w:bidi="ar"/>
              </w:rPr>
              <w:t>角色</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3E59721C">
            <w:pPr>
              <w:widowControl/>
              <w:snapToGrid w:val="0"/>
              <w:textAlignment w:val="center"/>
              <w:rPr>
                <w:rFonts w:hint="eastAsia" w:ascii="仿宋" w:hAnsi="仿宋" w:eastAsia="仿宋" w:cs="仿宋"/>
                <w:sz w:val="22"/>
              </w:rPr>
            </w:pPr>
            <w:r>
              <w:rPr>
                <w:rFonts w:hint="eastAsia" w:ascii="仿宋" w:hAnsi="仿宋" w:eastAsia="仿宋" w:cs="仿宋"/>
                <w:sz w:val="22"/>
                <w:lang w:bidi="ar"/>
              </w:rPr>
              <w:t>单位名称</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087B7C29">
            <w:pPr>
              <w:widowControl/>
              <w:snapToGrid w:val="0"/>
              <w:textAlignment w:val="center"/>
              <w:rPr>
                <w:rFonts w:hint="eastAsia" w:ascii="仿宋" w:hAnsi="仿宋" w:eastAsia="仿宋" w:cs="仿宋"/>
                <w:sz w:val="22"/>
              </w:rPr>
            </w:pPr>
            <w:r>
              <w:rPr>
                <w:rFonts w:hint="eastAsia" w:ascii="仿宋" w:hAnsi="仿宋" w:eastAsia="仿宋" w:cs="仿宋"/>
                <w:sz w:val="22"/>
                <w:lang w:bidi="ar"/>
              </w:rPr>
              <w:t>代表签字</w:t>
            </w: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0456D829">
            <w:pPr>
              <w:widowControl/>
              <w:snapToGrid w:val="0"/>
              <w:textAlignment w:val="center"/>
              <w:rPr>
                <w:rFonts w:hint="eastAsia" w:ascii="仿宋" w:hAnsi="仿宋" w:eastAsia="仿宋" w:cs="仿宋"/>
                <w:sz w:val="22"/>
              </w:rPr>
            </w:pPr>
            <w:r>
              <w:rPr>
                <w:rFonts w:hint="eastAsia" w:ascii="仿宋" w:hAnsi="仿宋" w:eastAsia="仿宋" w:cs="仿宋"/>
                <w:sz w:val="22"/>
                <w:lang w:bidi="ar"/>
              </w:rPr>
              <w:t>联系电话</w:t>
            </w: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12AF5744">
            <w:pPr>
              <w:widowControl/>
              <w:snapToGrid w:val="0"/>
              <w:textAlignment w:val="center"/>
              <w:rPr>
                <w:rFonts w:hint="eastAsia" w:ascii="仿宋" w:hAnsi="仿宋" w:eastAsia="仿宋" w:cs="仿宋"/>
                <w:sz w:val="22"/>
              </w:rPr>
            </w:pPr>
            <w:r>
              <w:rPr>
                <w:rFonts w:hint="eastAsia" w:ascii="仿宋" w:hAnsi="仿宋" w:eastAsia="仿宋" w:cs="仿宋"/>
                <w:sz w:val="22"/>
                <w:lang w:bidi="ar"/>
              </w:rPr>
              <w:t>日期</w:t>
            </w: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6BB39249">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盖章</w:t>
            </w:r>
          </w:p>
        </w:tc>
      </w:tr>
      <w:tr w14:paraId="29248729">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0C1DD830">
            <w:pPr>
              <w:widowControl/>
              <w:snapToGrid w:val="0"/>
              <w:textAlignment w:val="center"/>
              <w:rPr>
                <w:rFonts w:hint="eastAsia" w:ascii="仿宋" w:hAnsi="仿宋" w:eastAsia="仿宋" w:cs="仿宋"/>
                <w:sz w:val="22"/>
              </w:rPr>
            </w:pPr>
            <w:r>
              <w:rPr>
                <w:rFonts w:hint="eastAsia" w:ascii="仿宋" w:hAnsi="仿宋" w:eastAsia="仿宋" w:cs="仿宋"/>
                <w:sz w:val="22"/>
                <w:lang w:bidi="ar"/>
              </w:rPr>
              <w:t>移交方（乙方）</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6FFB6B12">
            <w:pPr>
              <w:widowControl/>
              <w:snapToGrid w:val="0"/>
              <w:textAlignment w:val="center"/>
              <w:rPr>
                <w:rFonts w:hint="eastAsia" w:ascii="仿宋" w:hAnsi="仿宋" w:eastAsia="仿宋" w:cs="仿宋"/>
                <w:sz w:val="22"/>
              </w:rPr>
            </w:pPr>
            <w:r>
              <w:rPr>
                <w:rFonts w:hint="eastAsia" w:ascii="仿宋" w:hAnsi="仿宋" w:eastAsia="仿宋" w:cs="仿宋"/>
                <w:sz w:val="22"/>
                <w:lang w:bidi="ar"/>
              </w:rPr>
              <w:t>持车公司</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B47963D">
            <w:pPr>
              <w:snapToGrid w:val="0"/>
              <w:rPr>
                <w:rFonts w:hint="eastAsia" w:ascii="仿宋" w:hAnsi="仿宋" w:eastAsia="仿宋" w:cs="仿宋"/>
                <w:sz w:val="22"/>
              </w:rPr>
            </w:pP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245B7003">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62E4F25D">
            <w:pPr>
              <w:snapToGrid w:val="0"/>
              <w:rPr>
                <w:rFonts w:hint="eastAsia" w:ascii="仿宋" w:hAnsi="仿宋" w:eastAsia="仿宋" w:cs="仿宋"/>
                <w:sz w:val="22"/>
              </w:rPr>
            </w:pP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0432BA5F">
            <w:pPr>
              <w:snapToGrid w:val="0"/>
              <w:rPr>
                <w:rFonts w:hint="eastAsia" w:ascii="仿宋" w:hAnsi="仿宋" w:eastAsia="仿宋" w:cs="仿宋"/>
                <w:sz w:val="22"/>
              </w:rPr>
            </w:pPr>
          </w:p>
        </w:tc>
      </w:tr>
      <w:tr w14:paraId="4A073497">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7961EFA8">
            <w:pPr>
              <w:widowControl/>
              <w:snapToGrid w:val="0"/>
              <w:textAlignment w:val="center"/>
              <w:rPr>
                <w:rFonts w:hint="eastAsia" w:ascii="仿宋" w:hAnsi="仿宋" w:eastAsia="仿宋" w:cs="仿宋"/>
                <w:sz w:val="22"/>
              </w:rPr>
            </w:pPr>
            <w:r>
              <w:rPr>
                <w:rFonts w:hint="eastAsia" w:ascii="仿宋" w:hAnsi="仿宋" w:eastAsia="仿宋" w:cs="仿宋"/>
                <w:sz w:val="22"/>
                <w:lang w:bidi="ar"/>
              </w:rPr>
              <w:t>接收方（甲方）</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3D33EFFA">
            <w:pPr>
              <w:widowControl/>
              <w:snapToGrid w:val="0"/>
              <w:textAlignment w:val="center"/>
              <w:rPr>
                <w:rFonts w:hint="eastAsia" w:ascii="仿宋" w:hAnsi="仿宋" w:eastAsia="仿宋" w:cs="仿宋"/>
                <w:sz w:val="22"/>
              </w:rPr>
            </w:pPr>
            <w:r>
              <w:rPr>
                <w:rFonts w:hint="eastAsia" w:ascii="仿宋" w:hAnsi="仿宋" w:eastAsia="仿宋" w:cs="仿宋"/>
                <w:sz w:val="22"/>
                <w:lang w:bidi="ar"/>
              </w:rPr>
              <w:t>平台公司</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0C8A0BB0">
            <w:pPr>
              <w:snapToGrid w:val="0"/>
              <w:rPr>
                <w:rFonts w:hint="eastAsia" w:ascii="仿宋" w:hAnsi="仿宋" w:eastAsia="仿宋" w:cs="仿宋"/>
                <w:sz w:val="22"/>
              </w:rPr>
            </w:pP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26EF0574">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3AB0F48E">
            <w:pPr>
              <w:snapToGrid w:val="0"/>
              <w:rPr>
                <w:rFonts w:hint="eastAsia" w:ascii="仿宋" w:hAnsi="仿宋" w:eastAsia="仿宋" w:cs="仿宋"/>
                <w:sz w:val="22"/>
              </w:rPr>
            </w:pP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31A2B504">
            <w:pPr>
              <w:snapToGrid w:val="0"/>
              <w:rPr>
                <w:rFonts w:hint="eastAsia" w:ascii="仿宋" w:hAnsi="仿宋" w:eastAsia="仿宋" w:cs="仿宋"/>
                <w:sz w:val="22"/>
              </w:rPr>
            </w:pPr>
          </w:p>
        </w:tc>
      </w:tr>
      <w:tr w14:paraId="7A69503F">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right w:val="single" w:color="000000" w:sz="4" w:space="0"/>
            </w:tcBorders>
            <w:noWrap/>
            <w:vAlign w:val="center"/>
          </w:tcPr>
          <w:p w14:paraId="11797267">
            <w:pPr>
              <w:widowControl/>
              <w:snapToGrid w:val="0"/>
              <w:textAlignment w:val="center"/>
              <w:rPr>
                <w:rFonts w:hint="eastAsia" w:ascii="仿宋" w:hAnsi="仿宋" w:eastAsia="仿宋" w:cs="仿宋"/>
                <w:sz w:val="22"/>
              </w:rPr>
            </w:pPr>
            <w:r>
              <w:rPr>
                <w:rFonts w:hint="eastAsia" w:ascii="仿宋" w:hAnsi="仿宋" w:eastAsia="仿宋" w:cs="仿宋"/>
                <w:sz w:val="22"/>
                <w:lang w:bidi="ar"/>
              </w:rPr>
              <w:t>见证方（如有）</w:t>
            </w:r>
          </w:p>
        </w:tc>
        <w:tc>
          <w:tcPr>
            <w:tcW w:w="997" w:type="pct"/>
            <w:tcBorders>
              <w:top w:val="single" w:color="000000" w:sz="4" w:space="0"/>
              <w:left w:val="single" w:color="000000" w:sz="4" w:space="0"/>
              <w:bottom w:val="single" w:color="000000" w:sz="4" w:space="0"/>
              <w:right w:val="single" w:color="000000" w:sz="4" w:space="0"/>
            </w:tcBorders>
            <w:noWrap/>
            <w:vAlign w:val="center"/>
          </w:tcPr>
          <w:p w14:paraId="7B26A252">
            <w:pPr>
              <w:widowControl/>
              <w:snapToGrid w:val="0"/>
              <w:textAlignment w:val="center"/>
              <w:rPr>
                <w:rFonts w:hint="eastAsia" w:ascii="仿宋" w:hAnsi="仿宋" w:eastAsia="仿宋" w:cs="仿宋"/>
                <w:sz w:val="22"/>
              </w:rPr>
            </w:pPr>
            <w:r>
              <w:rPr>
                <w:rFonts w:hint="eastAsia" w:ascii="仿宋" w:hAnsi="仿宋" w:eastAsia="仿宋" w:cs="仿宋"/>
                <w:sz w:val="22"/>
                <w:lang w:bidi="ar"/>
              </w:rPr>
              <w:t>下游承租方</w:t>
            </w:r>
          </w:p>
        </w:tc>
        <w:tc>
          <w:tcPr>
            <w:tcW w:w="636" w:type="pct"/>
            <w:tcBorders>
              <w:top w:val="single" w:color="000000" w:sz="4" w:space="0"/>
              <w:left w:val="single" w:color="000000" w:sz="4" w:space="0"/>
              <w:bottom w:val="single" w:color="000000" w:sz="4" w:space="0"/>
              <w:right w:val="single" w:color="000000" w:sz="4" w:space="0"/>
            </w:tcBorders>
            <w:noWrap/>
            <w:vAlign w:val="center"/>
          </w:tcPr>
          <w:p w14:paraId="142E19E1">
            <w:pPr>
              <w:snapToGrid w:val="0"/>
              <w:rPr>
                <w:rFonts w:hint="eastAsia" w:ascii="仿宋" w:hAnsi="仿宋" w:eastAsia="仿宋" w:cs="仿宋"/>
                <w:sz w:val="22"/>
              </w:rPr>
            </w:pPr>
          </w:p>
        </w:tc>
        <w:tc>
          <w:tcPr>
            <w:tcW w:w="601" w:type="pct"/>
            <w:tcBorders>
              <w:top w:val="single" w:color="000000" w:sz="4" w:space="0"/>
              <w:left w:val="single" w:color="000000" w:sz="4" w:space="0"/>
              <w:bottom w:val="single" w:color="000000" w:sz="4" w:space="0"/>
              <w:right w:val="single" w:color="000000" w:sz="4" w:space="0"/>
            </w:tcBorders>
            <w:noWrap/>
            <w:vAlign w:val="center"/>
          </w:tcPr>
          <w:p w14:paraId="47A38A67">
            <w:pPr>
              <w:snapToGrid w:val="0"/>
              <w:rPr>
                <w:rFonts w:hint="eastAsia" w:ascii="仿宋" w:hAnsi="仿宋" w:eastAsia="仿宋" w:cs="仿宋"/>
                <w:sz w:val="22"/>
              </w:rPr>
            </w:pPr>
          </w:p>
        </w:tc>
        <w:tc>
          <w:tcPr>
            <w:tcW w:w="780" w:type="pct"/>
            <w:tcBorders>
              <w:top w:val="single" w:color="000000" w:sz="4" w:space="0"/>
              <w:left w:val="single" w:color="000000" w:sz="4" w:space="0"/>
              <w:bottom w:val="single" w:color="000000" w:sz="4" w:space="0"/>
              <w:right w:val="single" w:color="000000" w:sz="4" w:space="0"/>
            </w:tcBorders>
            <w:noWrap/>
            <w:vAlign w:val="center"/>
          </w:tcPr>
          <w:p w14:paraId="68017E10">
            <w:pPr>
              <w:snapToGrid w:val="0"/>
              <w:rPr>
                <w:rFonts w:hint="eastAsia" w:ascii="仿宋" w:hAnsi="仿宋" w:eastAsia="仿宋" w:cs="仿宋"/>
                <w:sz w:val="22"/>
              </w:rPr>
            </w:pPr>
          </w:p>
        </w:tc>
        <w:tc>
          <w:tcPr>
            <w:tcW w:w="1246" w:type="pct"/>
            <w:gridSpan w:val="2"/>
            <w:tcBorders>
              <w:top w:val="single" w:color="000000" w:sz="4" w:space="0"/>
              <w:left w:val="single" w:color="000000" w:sz="4" w:space="0"/>
              <w:bottom w:val="single" w:color="000000" w:sz="4" w:space="0"/>
              <w:right w:val="single" w:color="000000" w:sz="4" w:space="0"/>
            </w:tcBorders>
            <w:noWrap/>
            <w:vAlign w:val="center"/>
          </w:tcPr>
          <w:p w14:paraId="1C4E1431">
            <w:pPr>
              <w:snapToGrid w:val="0"/>
              <w:rPr>
                <w:rFonts w:hint="eastAsia" w:ascii="仿宋" w:hAnsi="仿宋" w:eastAsia="仿宋" w:cs="仿宋"/>
                <w:sz w:val="22"/>
              </w:rPr>
            </w:pPr>
          </w:p>
        </w:tc>
      </w:tr>
      <w:tr w14:paraId="54979746">
        <w:tblPrEx>
          <w:tblCellMar>
            <w:top w:w="0" w:type="dxa"/>
            <w:left w:w="108" w:type="dxa"/>
            <w:bottom w:w="0" w:type="dxa"/>
            <w:right w:w="108" w:type="dxa"/>
          </w:tblCellMar>
        </w:tblPrEx>
        <w:trPr>
          <w:jc w:val="center"/>
        </w:trPr>
        <w:tc>
          <w:tcPr>
            <w:tcW w:w="5000" w:type="pct"/>
            <w:gridSpan w:val="7"/>
            <w:tcBorders>
              <w:top w:val="single" w:color="000000" w:sz="4" w:space="0"/>
              <w:left w:val="single" w:color="000000" w:sz="4" w:space="0"/>
              <w:bottom w:val="single" w:color="000000" w:sz="4" w:space="0"/>
              <w:right w:val="single" w:color="000000" w:sz="4" w:space="0"/>
            </w:tcBorders>
            <w:noWrap/>
            <w:vAlign w:val="center"/>
          </w:tcPr>
          <w:p w14:paraId="353886C9">
            <w:pPr>
              <w:widowControl/>
              <w:snapToGrid w:val="0"/>
              <w:jc w:val="center"/>
              <w:textAlignment w:val="center"/>
              <w:rPr>
                <w:rFonts w:hint="eastAsia" w:ascii="仿宋" w:hAnsi="仿宋" w:eastAsia="仿宋" w:cs="仿宋"/>
                <w:sz w:val="22"/>
              </w:rPr>
            </w:pPr>
            <w:r>
              <w:rPr>
                <w:rFonts w:hint="eastAsia" w:ascii="仿宋" w:hAnsi="仿宋" w:eastAsia="仿宋" w:cs="仿宋"/>
                <w:sz w:val="22"/>
                <w:lang w:bidi="ar"/>
              </w:rPr>
              <w:t>备注： 本确认单一式三份，三方各执一份，具有同等法律效力。签署本确认单即视为乙方完成车辆交付义务，甲方取得车辆托管运营权。</w:t>
            </w:r>
          </w:p>
        </w:tc>
      </w:tr>
    </w:tbl>
    <w:p w14:paraId="31628323">
      <w:pPr>
        <w:spacing w:after="200"/>
        <w:rPr>
          <w:rFonts w:hint="eastAsia" w:ascii="仿宋" w:hAnsi="仿宋" w:eastAsia="仿宋" w:cs="黑体"/>
          <w:b/>
          <w:sz w:val="28"/>
          <w:szCs w:val="28"/>
        </w:rPr>
      </w:pPr>
      <w:r>
        <w:rPr>
          <w:rFonts w:ascii="仿宋" w:hAnsi="仿宋" w:eastAsia="仿宋" w:cs="黑体"/>
          <w:b/>
          <w:sz w:val="28"/>
          <w:szCs w:val="28"/>
        </w:rPr>
        <w:t>附件三：月度/季度对账确认函（模板）</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853"/>
        <w:gridCol w:w="3715"/>
      </w:tblGrid>
      <w:tr w14:paraId="5BE2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2B4D9F39">
            <w:pPr>
              <w:widowControl/>
              <w:jc w:val="center"/>
              <w:textAlignment w:val="center"/>
              <w:rPr>
                <w:rFonts w:hint="eastAsia" w:ascii="仿宋" w:hAnsi="仿宋" w:eastAsia="仿宋" w:cs="仿宋"/>
                <w:b/>
                <w:bCs/>
              </w:rPr>
            </w:pPr>
            <w:r>
              <w:rPr>
                <w:rFonts w:hint="eastAsia" w:ascii="仿宋" w:hAnsi="仿宋" w:eastAsia="仿宋" w:cs="仿宋"/>
                <w:b/>
                <w:bCs/>
                <w:lang w:bidi="ar"/>
              </w:rPr>
              <w:t>月度/季度对账确认函</w:t>
            </w:r>
          </w:p>
        </w:tc>
      </w:tr>
      <w:tr w14:paraId="202B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096B0D35">
            <w:pPr>
              <w:widowControl/>
              <w:textAlignment w:val="center"/>
              <w:rPr>
                <w:rFonts w:hint="eastAsia" w:ascii="仿宋" w:hAnsi="仿宋" w:eastAsia="仿宋" w:cs="仿宋"/>
              </w:rPr>
            </w:pPr>
            <w:r>
              <w:rPr>
                <w:rFonts w:hint="eastAsia" w:ascii="仿宋" w:hAnsi="仿宋" w:eastAsia="仿宋" w:cs="仿宋"/>
                <w:lang w:bidi="ar"/>
              </w:rPr>
              <w:t>确认函编号： DZ-[年份]-[序号]</w:t>
            </w:r>
          </w:p>
        </w:tc>
        <w:tc>
          <w:tcPr>
            <w:tcW w:w="2673" w:type="pct"/>
            <w:gridSpan w:val="2"/>
            <w:noWrap/>
          </w:tcPr>
          <w:p w14:paraId="6AE64D2B">
            <w:pPr>
              <w:rPr>
                <w:rFonts w:hint="eastAsia" w:ascii="仿宋" w:hAnsi="仿宋" w:eastAsia="仿宋" w:cs="仿宋"/>
              </w:rPr>
            </w:pPr>
          </w:p>
        </w:tc>
      </w:tr>
      <w:tr w14:paraId="6869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3AA2C9F0">
            <w:pPr>
              <w:widowControl/>
              <w:textAlignment w:val="center"/>
              <w:rPr>
                <w:rFonts w:hint="eastAsia" w:ascii="仿宋" w:hAnsi="仿宋" w:eastAsia="仿宋" w:cs="仿宋"/>
              </w:rPr>
            </w:pPr>
            <w:r>
              <w:rPr>
                <w:rFonts w:hint="eastAsia" w:ascii="仿宋" w:hAnsi="仿宋" w:eastAsia="仿宋" w:cs="仿宋"/>
                <w:lang w:bidi="ar"/>
              </w:rPr>
              <w:t>对账期间：</w:t>
            </w:r>
          </w:p>
        </w:tc>
        <w:tc>
          <w:tcPr>
            <w:tcW w:w="2673" w:type="pct"/>
            <w:gridSpan w:val="2"/>
            <w:noWrap/>
          </w:tcPr>
          <w:p w14:paraId="1229CB51">
            <w:pPr>
              <w:rPr>
                <w:rFonts w:hint="eastAsia" w:ascii="仿宋" w:hAnsi="仿宋" w:eastAsia="仿宋" w:cs="仿宋"/>
              </w:rPr>
            </w:pPr>
          </w:p>
        </w:tc>
      </w:tr>
      <w:tr w14:paraId="0220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34949D02">
            <w:pPr>
              <w:widowControl/>
              <w:textAlignment w:val="center"/>
              <w:rPr>
                <w:rFonts w:hint="eastAsia" w:ascii="仿宋" w:hAnsi="仿宋" w:eastAsia="仿宋" w:cs="仿宋"/>
              </w:rPr>
            </w:pPr>
            <w:r>
              <w:rPr>
                <w:rFonts w:hint="eastAsia" w:ascii="仿宋" w:hAnsi="仿宋" w:eastAsia="仿宋" w:cs="仿宋"/>
                <w:lang w:bidi="ar"/>
              </w:rPr>
              <w:t>乙方（持车公司）：</w:t>
            </w:r>
          </w:p>
        </w:tc>
        <w:tc>
          <w:tcPr>
            <w:tcW w:w="2673" w:type="pct"/>
            <w:gridSpan w:val="2"/>
            <w:noWrap/>
          </w:tcPr>
          <w:p w14:paraId="445814BE">
            <w:pPr>
              <w:rPr>
                <w:rFonts w:hint="eastAsia" w:ascii="仿宋" w:hAnsi="仿宋" w:eastAsia="仿宋" w:cs="仿宋"/>
              </w:rPr>
            </w:pPr>
          </w:p>
        </w:tc>
      </w:tr>
      <w:tr w14:paraId="74DA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35E6DDDD">
            <w:pPr>
              <w:widowControl/>
              <w:textAlignment w:val="center"/>
              <w:rPr>
                <w:rFonts w:hint="eastAsia" w:ascii="仿宋" w:hAnsi="仿宋" w:eastAsia="仿宋" w:cs="仿宋"/>
              </w:rPr>
            </w:pPr>
            <w:r>
              <w:rPr>
                <w:rFonts w:hint="eastAsia" w:ascii="仿宋" w:hAnsi="仿宋" w:eastAsia="仿宋" w:cs="仿宋"/>
                <w:b/>
                <w:bCs/>
                <w:lang w:bidi="ar"/>
              </w:rPr>
              <w:t>一、运营基础数据</w:t>
            </w:r>
          </w:p>
        </w:tc>
      </w:tr>
      <w:tr w14:paraId="29F5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752963FA">
            <w:pPr>
              <w:widowControl/>
              <w:textAlignment w:val="center"/>
              <w:rPr>
                <w:rFonts w:hint="eastAsia" w:ascii="仿宋" w:hAnsi="仿宋" w:eastAsia="仿宋" w:cs="仿宋"/>
              </w:rPr>
            </w:pPr>
            <w:r>
              <w:rPr>
                <w:rFonts w:hint="eastAsia" w:ascii="仿宋" w:hAnsi="仿宋" w:eastAsia="仿宋" w:cs="仿宋"/>
                <w:lang w:bidi="ar"/>
              </w:rPr>
              <w:t>项目</w:t>
            </w:r>
          </w:p>
        </w:tc>
        <w:tc>
          <w:tcPr>
            <w:tcW w:w="489" w:type="pct"/>
            <w:noWrap/>
          </w:tcPr>
          <w:p w14:paraId="4FED6209">
            <w:pPr>
              <w:widowControl/>
              <w:textAlignment w:val="center"/>
              <w:rPr>
                <w:rFonts w:hint="eastAsia" w:ascii="仿宋" w:hAnsi="仿宋" w:eastAsia="仿宋" w:cs="仿宋"/>
              </w:rPr>
            </w:pPr>
            <w:r>
              <w:rPr>
                <w:rFonts w:hint="eastAsia" w:ascii="仿宋" w:hAnsi="仿宋" w:eastAsia="仿宋" w:cs="仿宋"/>
                <w:lang w:bidi="ar"/>
              </w:rPr>
              <w:t>数据</w:t>
            </w:r>
          </w:p>
        </w:tc>
        <w:tc>
          <w:tcPr>
            <w:tcW w:w="2183" w:type="pct"/>
            <w:noWrap/>
          </w:tcPr>
          <w:p w14:paraId="60D6C29E">
            <w:pPr>
              <w:widowControl/>
              <w:textAlignment w:val="center"/>
              <w:rPr>
                <w:rFonts w:hint="eastAsia" w:ascii="仿宋" w:hAnsi="仿宋" w:eastAsia="仿宋" w:cs="仿宋"/>
              </w:rPr>
            </w:pPr>
            <w:r>
              <w:rPr>
                <w:rFonts w:hint="eastAsia" w:ascii="仿宋" w:hAnsi="仿宋" w:eastAsia="仿宋" w:cs="仿宋"/>
                <w:lang w:bidi="ar"/>
              </w:rPr>
              <w:t>备注</w:t>
            </w:r>
          </w:p>
        </w:tc>
      </w:tr>
      <w:tr w14:paraId="2FF3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394B5B2B">
            <w:pPr>
              <w:widowControl/>
              <w:textAlignment w:val="center"/>
              <w:rPr>
                <w:rFonts w:hint="eastAsia" w:ascii="仿宋" w:hAnsi="仿宋" w:eastAsia="仿宋" w:cs="仿宋"/>
              </w:rPr>
            </w:pPr>
            <w:r>
              <w:rPr>
                <w:rFonts w:hint="eastAsia" w:ascii="仿宋" w:hAnsi="仿宋" w:eastAsia="仿宋" w:cs="仿宋"/>
                <w:lang w:bidi="ar"/>
              </w:rPr>
              <w:t>本期运营车辆总数（台）</w:t>
            </w:r>
          </w:p>
        </w:tc>
        <w:tc>
          <w:tcPr>
            <w:tcW w:w="489" w:type="pct"/>
            <w:noWrap/>
          </w:tcPr>
          <w:p w14:paraId="1AF540C3">
            <w:pPr>
              <w:rPr>
                <w:rFonts w:hint="eastAsia" w:ascii="仿宋" w:hAnsi="仿宋" w:eastAsia="仿宋" w:cs="仿宋"/>
              </w:rPr>
            </w:pPr>
          </w:p>
        </w:tc>
        <w:tc>
          <w:tcPr>
            <w:tcW w:w="2183" w:type="pct"/>
            <w:noWrap/>
          </w:tcPr>
          <w:p w14:paraId="4DC23EE6">
            <w:pPr>
              <w:widowControl/>
              <w:textAlignment w:val="center"/>
              <w:rPr>
                <w:rFonts w:hint="eastAsia" w:ascii="仿宋" w:hAnsi="仿宋" w:eastAsia="仿宋" w:cs="仿宋"/>
              </w:rPr>
            </w:pPr>
            <w:r>
              <w:rPr>
                <w:rFonts w:hint="eastAsia" w:ascii="仿宋" w:hAnsi="仿宋" w:eastAsia="仿宋" w:cs="仿宋"/>
                <w:lang w:bidi="ar"/>
              </w:rPr>
              <w:t>指实际处于可运营状态的车辆</w:t>
            </w:r>
          </w:p>
        </w:tc>
      </w:tr>
      <w:tr w14:paraId="45C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37A6BA5B">
            <w:pPr>
              <w:widowControl/>
              <w:textAlignment w:val="center"/>
              <w:rPr>
                <w:rFonts w:hint="eastAsia" w:ascii="仿宋" w:hAnsi="仿宋" w:eastAsia="仿宋" w:cs="仿宋"/>
              </w:rPr>
            </w:pPr>
            <w:r>
              <w:rPr>
                <w:rFonts w:hint="eastAsia" w:ascii="仿宋" w:hAnsi="仿宋" w:eastAsia="仿宋" w:cs="仿宋"/>
                <w:lang w:bidi="ar"/>
              </w:rPr>
              <w:t>本期合计运营天数（天）</w:t>
            </w:r>
          </w:p>
        </w:tc>
        <w:tc>
          <w:tcPr>
            <w:tcW w:w="489" w:type="pct"/>
            <w:noWrap/>
          </w:tcPr>
          <w:p w14:paraId="12481379">
            <w:pPr>
              <w:rPr>
                <w:rFonts w:hint="eastAsia" w:ascii="仿宋" w:hAnsi="仿宋" w:eastAsia="仿宋" w:cs="仿宋"/>
              </w:rPr>
            </w:pPr>
          </w:p>
        </w:tc>
        <w:tc>
          <w:tcPr>
            <w:tcW w:w="2183" w:type="pct"/>
            <w:noWrap/>
          </w:tcPr>
          <w:p w14:paraId="721FB756">
            <w:pPr>
              <w:widowControl/>
              <w:textAlignment w:val="center"/>
              <w:rPr>
                <w:rFonts w:hint="eastAsia" w:ascii="仿宋" w:hAnsi="仿宋" w:eastAsia="仿宋" w:cs="仿宋"/>
              </w:rPr>
            </w:pPr>
            <w:r>
              <w:rPr>
                <w:rFonts w:hint="eastAsia" w:ascii="仿宋" w:hAnsi="仿宋" w:eastAsia="仿宋" w:cs="仿宋"/>
                <w:lang w:bidi="ar"/>
              </w:rPr>
              <w:t>各车运营天数加总</w:t>
            </w:r>
          </w:p>
        </w:tc>
      </w:tr>
      <w:tr w14:paraId="60FF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55FA529C">
            <w:pPr>
              <w:widowControl/>
              <w:textAlignment w:val="center"/>
              <w:rPr>
                <w:rFonts w:hint="eastAsia" w:ascii="仿宋" w:hAnsi="仿宋" w:eastAsia="仿宋" w:cs="仿宋"/>
              </w:rPr>
            </w:pPr>
            <w:r>
              <w:rPr>
                <w:rFonts w:hint="eastAsia" w:ascii="仿宋" w:hAnsi="仿宋" w:eastAsia="仿宋" w:cs="仿宋"/>
                <w:lang w:bidi="ar"/>
              </w:rPr>
              <w:t>其中：按第1-24月标准计费天数</w:t>
            </w:r>
          </w:p>
        </w:tc>
        <w:tc>
          <w:tcPr>
            <w:tcW w:w="489" w:type="pct"/>
            <w:noWrap/>
          </w:tcPr>
          <w:p w14:paraId="7F4013B8">
            <w:pPr>
              <w:rPr>
                <w:rFonts w:hint="eastAsia" w:ascii="仿宋" w:hAnsi="仿宋" w:eastAsia="仿宋" w:cs="仿宋"/>
              </w:rPr>
            </w:pPr>
          </w:p>
        </w:tc>
        <w:tc>
          <w:tcPr>
            <w:tcW w:w="2183" w:type="pct"/>
            <w:noWrap/>
          </w:tcPr>
          <w:p w14:paraId="58416D02">
            <w:pPr>
              <w:widowControl/>
              <w:textAlignment w:val="center"/>
              <w:rPr>
                <w:rFonts w:hint="eastAsia" w:ascii="仿宋" w:hAnsi="仿宋" w:eastAsia="仿宋" w:cs="仿宋"/>
              </w:rPr>
            </w:pPr>
            <w:r>
              <w:rPr>
                <w:rFonts w:hint="eastAsia" w:ascii="仿宋" w:hAnsi="仿宋" w:eastAsia="仿宋" w:cs="仿宋"/>
                <w:lang w:bidi="ar"/>
              </w:rPr>
              <w:t>托管费单价【】元/台/月</w:t>
            </w:r>
          </w:p>
        </w:tc>
      </w:tr>
      <w:tr w14:paraId="78E2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4F732331">
            <w:pPr>
              <w:widowControl/>
              <w:textAlignment w:val="center"/>
              <w:rPr>
                <w:rFonts w:hint="eastAsia" w:ascii="仿宋" w:hAnsi="仿宋" w:eastAsia="仿宋" w:cs="仿宋"/>
              </w:rPr>
            </w:pPr>
            <w:r>
              <w:rPr>
                <w:rFonts w:hint="eastAsia" w:ascii="仿宋" w:hAnsi="仿宋" w:eastAsia="仿宋" w:cs="仿宋"/>
                <w:lang w:bidi="ar"/>
              </w:rPr>
              <w:t>按第25-36月标准计费天数</w:t>
            </w:r>
          </w:p>
        </w:tc>
        <w:tc>
          <w:tcPr>
            <w:tcW w:w="489" w:type="pct"/>
            <w:noWrap/>
          </w:tcPr>
          <w:p w14:paraId="0F19E472">
            <w:pPr>
              <w:rPr>
                <w:rFonts w:hint="eastAsia" w:ascii="仿宋" w:hAnsi="仿宋" w:eastAsia="仿宋" w:cs="仿宋"/>
              </w:rPr>
            </w:pPr>
          </w:p>
        </w:tc>
        <w:tc>
          <w:tcPr>
            <w:tcW w:w="2183" w:type="pct"/>
            <w:noWrap/>
          </w:tcPr>
          <w:p w14:paraId="6F5DB47D">
            <w:pPr>
              <w:widowControl/>
              <w:textAlignment w:val="center"/>
              <w:rPr>
                <w:rFonts w:hint="eastAsia" w:ascii="仿宋" w:hAnsi="仿宋" w:eastAsia="仿宋" w:cs="仿宋"/>
              </w:rPr>
            </w:pPr>
            <w:r>
              <w:rPr>
                <w:rFonts w:hint="eastAsia" w:ascii="仿宋" w:hAnsi="仿宋" w:eastAsia="仿宋" w:cs="仿宋"/>
                <w:lang w:bidi="ar"/>
              </w:rPr>
              <w:t>托管费单价【】元/台/月</w:t>
            </w:r>
          </w:p>
        </w:tc>
      </w:tr>
      <w:tr w14:paraId="3468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15E95B87">
            <w:pPr>
              <w:widowControl/>
              <w:textAlignment w:val="center"/>
              <w:rPr>
                <w:rFonts w:hint="eastAsia" w:ascii="仿宋" w:hAnsi="仿宋" w:eastAsia="仿宋" w:cs="仿宋"/>
              </w:rPr>
            </w:pPr>
            <w:r>
              <w:rPr>
                <w:rFonts w:hint="eastAsia" w:ascii="仿宋" w:hAnsi="仿宋" w:eastAsia="仿宋" w:cs="仿宋"/>
                <w:b/>
                <w:bCs/>
                <w:lang w:bidi="ar"/>
              </w:rPr>
              <w:t>二、托管费结算表（单位：人民币元）</w:t>
            </w:r>
          </w:p>
        </w:tc>
      </w:tr>
      <w:tr w14:paraId="0159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3A936BD6">
            <w:pPr>
              <w:widowControl/>
              <w:textAlignment w:val="center"/>
              <w:rPr>
                <w:rFonts w:hint="eastAsia" w:ascii="仿宋" w:hAnsi="仿宋" w:eastAsia="仿宋" w:cs="仿宋"/>
              </w:rPr>
            </w:pPr>
            <w:r>
              <w:rPr>
                <w:rFonts w:hint="eastAsia" w:ascii="仿宋" w:hAnsi="仿宋" w:eastAsia="仿宋" w:cs="仿宋"/>
                <w:lang w:bidi="ar"/>
              </w:rPr>
              <w:t>项目</w:t>
            </w:r>
          </w:p>
        </w:tc>
        <w:tc>
          <w:tcPr>
            <w:tcW w:w="489" w:type="pct"/>
            <w:noWrap/>
          </w:tcPr>
          <w:p w14:paraId="449CB1B4">
            <w:pPr>
              <w:widowControl/>
              <w:textAlignment w:val="center"/>
              <w:rPr>
                <w:rFonts w:hint="eastAsia" w:ascii="仿宋" w:hAnsi="仿宋" w:eastAsia="仿宋" w:cs="仿宋"/>
              </w:rPr>
            </w:pPr>
            <w:r>
              <w:rPr>
                <w:rFonts w:hint="eastAsia" w:ascii="仿宋" w:hAnsi="仿宋" w:eastAsia="仿宋" w:cs="仿宋"/>
                <w:lang w:bidi="ar"/>
              </w:rPr>
              <w:t>金额</w:t>
            </w:r>
          </w:p>
        </w:tc>
        <w:tc>
          <w:tcPr>
            <w:tcW w:w="2183" w:type="pct"/>
            <w:noWrap/>
          </w:tcPr>
          <w:p w14:paraId="4A5A32BD">
            <w:pPr>
              <w:widowControl/>
              <w:textAlignment w:val="center"/>
              <w:rPr>
                <w:rFonts w:hint="eastAsia" w:ascii="仿宋" w:hAnsi="仿宋" w:eastAsia="仿宋" w:cs="仿宋"/>
              </w:rPr>
            </w:pPr>
            <w:r>
              <w:rPr>
                <w:rFonts w:hint="eastAsia" w:ascii="仿宋" w:hAnsi="仿宋" w:eastAsia="仿宋" w:cs="仿宋"/>
                <w:lang w:bidi="ar"/>
              </w:rPr>
              <w:t>计算依据/备注</w:t>
            </w:r>
          </w:p>
        </w:tc>
      </w:tr>
      <w:tr w14:paraId="21F3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59589531">
            <w:pPr>
              <w:widowControl/>
              <w:textAlignment w:val="center"/>
              <w:rPr>
                <w:rFonts w:hint="eastAsia" w:ascii="仿宋" w:hAnsi="仿宋" w:eastAsia="仿宋" w:cs="仿宋"/>
              </w:rPr>
            </w:pPr>
            <w:r>
              <w:rPr>
                <w:rFonts w:hint="eastAsia" w:ascii="仿宋" w:hAnsi="仿宋" w:eastAsia="仿宋" w:cs="仿宋"/>
                <w:lang w:bidi="ar"/>
              </w:rPr>
              <w:t>A. 本期按标准计算的托管费</w:t>
            </w:r>
          </w:p>
        </w:tc>
        <w:tc>
          <w:tcPr>
            <w:tcW w:w="489" w:type="pct"/>
            <w:noWrap/>
          </w:tcPr>
          <w:p w14:paraId="366056D6">
            <w:pPr>
              <w:rPr>
                <w:rFonts w:hint="eastAsia" w:ascii="仿宋" w:hAnsi="仿宋" w:eastAsia="仿宋" w:cs="仿宋"/>
              </w:rPr>
            </w:pPr>
          </w:p>
        </w:tc>
        <w:tc>
          <w:tcPr>
            <w:tcW w:w="2183" w:type="pct"/>
            <w:noWrap/>
          </w:tcPr>
          <w:p w14:paraId="28F03379">
            <w:pPr>
              <w:rPr>
                <w:rFonts w:hint="eastAsia" w:ascii="仿宋" w:hAnsi="仿宋" w:eastAsia="仿宋" w:cs="仿宋"/>
              </w:rPr>
            </w:pPr>
          </w:p>
        </w:tc>
      </w:tr>
      <w:tr w14:paraId="0F3C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1491CD6F">
            <w:pPr>
              <w:widowControl/>
              <w:textAlignment w:val="center"/>
              <w:rPr>
                <w:rFonts w:hint="eastAsia" w:ascii="仿宋" w:hAnsi="仿宋" w:eastAsia="仿宋" w:cs="仿宋"/>
              </w:rPr>
            </w:pPr>
            <w:r>
              <w:rPr>
                <w:rFonts w:hint="eastAsia" w:ascii="仿宋" w:hAnsi="仿宋" w:eastAsia="仿宋" w:cs="仿宋"/>
                <w:lang w:bidi="ar"/>
              </w:rPr>
              <w:t>其中：按【4,000】元/月标准计</w:t>
            </w:r>
          </w:p>
        </w:tc>
        <w:tc>
          <w:tcPr>
            <w:tcW w:w="489" w:type="pct"/>
            <w:noWrap/>
          </w:tcPr>
          <w:p w14:paraId="3882CE47">
            <w:pPr>
              <w:rPr>
                <w:rFonts w:hint="eastAsia" w:ascii="仿宋" w:hAnsi="仿宋" w:eastAsia="仿宋" w:cs="仿宋"/>
              </w:rPr>
            </w:pPr>
          </w:p>
        </w:tc>
        <w:tc>
          <w:tcPr>
            <w:tcW w:w="2183" w:type="pct"/>
            <w:noWrap/>
          </w:tcPr>
          <w:p w14:paraId="0D30410E">
            <w:pPr>
              <w:widowControl/>
              <w:textAlignment w:val="center"/>
              <w:rPr>
                <w:rFonts w:hint="eastAsia" w:ascii="仿宋" w:hAnsi="仿宋" w:eastAsia="仿宋" w:cs="仿宋"/>
              </w:rPr>
            </w:pPr>
          </w:p>
        </w:tc>
      </w:tr>
      <w:tr w14:paraId="678F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1A2C3C30">
            <w:pPr>
              <w:widowControl/>
              <w:textAlignment w:val="center"/>
              <w:rPr>
                <w:rFonts w:hint="eastAsia" w:ascii="仿宋" w:hAnsi="仿宋" w:eastAsia="仿宋" w:cs="仿宋"/>
              </w:rPr>
            </w:pPr>
            <w:r>
              <w:rPr>
                <w:rFonts w:hint="eastAsia" w:ascii="仿宋" w:hAnsi="仿宋" w:eastAsia="仿宋" w:cs="仿宋"/>
                <w:lang w:bidi="ar"/>
              </w:rPr>
              <w:t>按【3,000】元/月标准计</w:t>
            </w:r>
          </w:p>
        </w:tc>
        <w:tc>
          <w:tcPr>
            <w:tcW w:w="489" w:type="pct"/>
            <w:noWrap/>
          </w:tcPr>
          <w:p w14:paraId="2E0DBB7B">
            <w:pPr>
              <w:rPr>
                <w:rFonts w:hint="eastAsia" w:ascii="仿宋" w:hAnsi="仿宋" w:eastAsia="仿宋" w:cs="仿宋"/>
              </w:rPr>
            </w:pPr>
          </w:p>
        </w:tc>
        <w:tc>
          <w:tcPr>
            <w:tcW w:w="2183" w:type="pct"/>
            <w:noWrap/>
          </w:tcPr>
          <w:p w14:paraId="5FDE2071">
            <w:pPr>
              <w:widowControl/>
              <w:textAlignment w:val="center"/>
              <w:rPr>
                <w:rFonts w:hint="eastAsia" w:ascii="仿宋" w:hAnsi="仿宋" w:eastAsia="仿宋" w:cs="仿宋"/>
              </w:rPr>
            </w:pPr>
          </w:p>
        </w:tc>
      </w:tr>
      <w:tr w14:paraId="76E7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088EACC4">
            <w:pPr>
              <w:widowControl/>
              <w:textAlignment w:val="center"/>
              <w:rPr>
                <w:rFonts w:hint="eastAsia" w:ascii="仿宋" w:hAnsi="仿宋" w:eastAsia="仿宋" w:cs="仿宋"/>
              </w:rPr>
            </w:pPr>
            <w:r>
              <w:rPr>
                <w:rFonts w:hint="eastAsia" w:ascii="仿宋" w:hAnsi="仿宋" w:eastAsia="仿宋" w:cs="仿宋"/>
                <w:lang w:bidi="ar"/>
              </w:rPr>
              <w:t>B. 以前期间未付托管费</w:t>
            </w:r>
          </w:p>
        </w:tc>
        <w:tc>
          <w:tcPr>
            <w:tcW w:w="489" w:type="pct"/>
            <w:noWrap/>
          </w:tcPr>
          <w:p w14:paraId="648682C3">
            <w:pPr>
              <w:rPr>
                <w:rFonts w:hint="eastAsia" w:ascii="仿宋" w:hAnsi="仿宋" w:eastAsia="仿宋" w:cs="仿宋"/>
              </w:rPr>
            </w:pPr>
          </w:p>
        </w:tc>
        <w:tc>
          <w:tcPr>
            <w:tcW w:w="2183" w:type="pct"/>
            <w:noWrap/>
          </w:tcPr>
          <w:p w14:paraId="17536F73">
            <w:pPr>
              <w:widowControl/>
              <w:textAlignment w:val="center"/>
              <w:rPr>
                <w:rFonts w:hint="eastAsia" w:ascii="仿宋" w:hAnsi="仿宋" w:eastAsia="仿宋" w:cs="仿宋"/>
              </w:rPr>
            </w:pPr>
            <w:r>
              <w:rPr>
                <w:rFonts w:hint="eastAsia" w:ascii="仿宋" w:hAnsi="仿宋" w:eastAsia="仿宋" w:cs="仿宋"/>
                <w:lang w:bidi="ar"/>
              </w:rPr>
              <w:t>如有，须注明期间</w:t>
            </w:r>
          </w:p>
        </w:tc>
      </w:tr>
      <w:tr w14:paraId="15AD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214A24C3">
            <w:pPr>
              <w:widowControl/>
              <w:textAlignment w:val="center"/>
              <w:rPr>
                <w:rFonts w:hint="eastAsia" w:ascii="仿宋" w:hAnsi="仿宋" w:eastAsia="仿宋" w:cs="仿宋"/>
              </w:rPr>
            </w:pPr>
            <w:r>
              <w:rPr>
                <w:rFonts w:hint="eastAsia" w:ascii="仿宋" w:hAnsi="仿宋" w:eastAsia="仿宋" w:cs="仿宋"/>
                <w:lang w:bidi="ar"/>
              </w:rPr>
              <w:t>C. 本期合计应付托管费</w:t>
            </w:r>
          </w:p>
        </w:tc>
        <w:tc>
          <w:tcPr>
            <w:tcW w:w="489" w:type="pct"/>
            <w:noWrap/>
          </w:tcPr>
          <w:p w14:paraId="34710928">
            <w:pPr>
              <w:rPr>
                <w:rFonts w:hint="eastAsia" w:ascii="仿宋" w:hAnsi="仿宋" w:eastAsia="仿宋" w:cs="仿宋"/>
              </w:rPr>
            </w:pPr>
          </w:p>
        </w:tc>
        <w:tc>
          <w:tcPr>
            <w:tcW w:w="2183" w:type="pct"/>
            <w:noWrap/>
          </w:tcPr>
          <w:p w14:paraId="6F7925D6">
            <w:pPr>
              <w:widowControl/>
              <w:textAlignment w:val="center"/>
              <w:rPr>
                <w:rFonts w:hint="eastAsia" w:ascii="仿宋" w:hAnsi="仿宋" w:eastAsia="仿宋" w:cs="仿宋"/>
              </w:rPr>
            </w:pPr>
            <w:r>
              <w:rPr>
                <w:rFonts w:hint="eastAsia" w:ascii="仿宋" w:hAnsi="仿宋" w:eastAsia="仿宋" w:cs="仿宋"/>
                <w:lang w:bidi="ar"/>
              </w:rPr>
              <w:t>C = A + B</w:t>
            </w:r>
          </w:p>
        </w:tc>
      </w:tr>
      <w:tr w14:paraId="100F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38917D2F">
            <w:pPr>
              <w:widowControl/>
              <w:textAlignment w:val="center"/>
              <w:rPr>
                <w:rFonts w:hint="eastAsia" w:ascii="仿宋" w:hAnsi="仿宋" w:eastAsia="仿宋" w:cs="仿宋"/>
              </w:rPr>
            </w:pPr>
            <w:r>
              <w:rPr>
                <w:rFonts w:hint="eastAsia" w:ascii="仿宋" w:hAnsi="仿宋" w:eastAsia="仿宋" w:cs="仿宋"/>
                <w:lang w:bidi="ar"/>
              </w:rPr>
              <w:t>D. 甲方本期已付托管费</w:t>
            </w:r>
          </w:p>
        </w:tc>
        <w:tc>
          <w:tcPr>
            <w:tcW w:w="489" w:type="pct"/>
            <w:noWrap/>
          </w:tcPr>
          <w:p w14:paraId="407C4D3D">
            <w:pPr>
              <w:rPr>
                <w:rFonts w:hint="eastAsia" w:ascii="仿宋" w:hAnsi="仿宋" w:eastAsia="仿宋" w:cs="仿宋"/>
              </w:rPr>
            </w:pPr>
          </w:p>
        </w:tc>
        <w:tc>
          <w:tcPr>
            <w:tcW w:w="2183" w:type="pct"/>
            <w:noWrap/>
          </w:tcPr>
          <w:p w14:paraId="7BABFCD7">
            <w:pPr>
              <w:widowControl/>
              <w:textAlignment w:val="center"/>
              <w:rPr>
                <w:rFonts w:hint="eastAsia" w:ascii="仿宋" w:hAnsi="仿宋" w:eastAsia="仿宋" w:cs="仿宋"/>
              </w:rPr>
            </w:pPr>
            <w:r>
              <w:rPr>
                <w:rFonts w:hint="eastAsia" w:ascii="仿宋" w:hAnsi="仿宋" w:eastAsia="仿宋" w:cs="仿宋"/>
                <w:lang w:bidi="ar"/>
              </w:rPr>
              <w:t>以银行付款回单为准</w:t>
            </w:r>
          </w:p>
        </w:tc>
      </w:tr>
      <w:tr w14:paraId="161C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26" w:type="pct"/>
            <w:noWrap/>
          </w:tcPr>
          <w:p w14:paraId="47A8BF58">
            <w:pPr>
              <w:widowControl/>
              <w:textAlignment w:val="center"/>
              <w:rPr>
                <w:rFonts w:hint="eastAsia" w:ascii="仿宋" w:hAnsi="仿宋" w:eastAsia="仿宋" w:cs="仿宋"/>
              </w:rPr>
            </w:pPr>
            <w:r>
              <w:rPr>
                <w:rFonts w:hint="eastAsia" w:ascii="仿宋" w:hAnsi="仿宋" w:eastAsia="仿宋" w:cs="仿宋"/>
                <w:lang w:bidi="ar"/>
              </w:rPr>
              <w:t>E. 本期期末应付余额</w:t>
            </w:r>
          </w:p>
        </w:tc>
        <w:tc>
          <w:tcPr>
            <w:tcW w:w="489" w:type="pct"/>
            <w:noWrap/>
          </w:tcPr>
          <w:p w14:paraId="2FC17E6B">
            <w:pPr>
              <w:rPr>
                <w:rFonts w:hint="eastAsia" w:ascii="仿宋" w:hAnsi="仿宋" w:eastAsia="仿宋" w:cs="仿宋"/>
              </w:rPr>
            </w:pPr>
          </w:p>
        </w:tc>
        <w:tc>
          <w:tcPr>
            <w:tcW w:w="2183" w:type="pct"/>
            <w:noWrap/>
          </w:tcPr>
          <w:p w14:paraId="2D1B947B">
            <w:pPr>
              <w:widowControl/>
              <w:textAlignment w:val="center"/>
              <w:rPr>
                <w:rFonts w:hint="eastAsia" w:ascii="仿宋" w:hAnsi="仿宋" w:eastAsia="仿宋" w:cs="仿宋"/>
              </w:rPr>
            </w:pPr>
            <w:r>
              <w:rPr>
                <w:rFonts w:hint="eastAsia" w:ascii="仿宋" w:hAnsi="仿宋" w:eastAsia="仿宋" w:cs="仿宋"/>
                <w:lang w:bidi="ar"/>
              </w:rPr>
              <w:t>E = C - D</w:t>
            </w:r>
          </w:p>
        </w:tc>
      </w:tr>
      <w:tr w14:paraId="6F0B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4BA0B34B">
            <w:pPr>
              <w:widowControl/>
              <w:textAlignment w:val="center"/>
              <w:rPr>
                <w:rFonts w:hint="eastAsia" w:ascii="仿宋" w:hAnsi="仿宋" w:eastAsia="仿宋" w:cs="仿宋"/>
              </w:rPr>
            </w:pPr>
            <w:r>
              <w:rPr>
                <w:rFonts w:hint="eastAsia" w:ascii="仿宋" w:hAnsi="仿宋" w:eastAsia="仿宋" w:cs="仿宋"/>
                <w:b/>
                <w:bCs/>
                <w:lang w:bidi="ar"/>
              </w:rPr>
              <w:t>三、对账确认</w:t>
            </w:r>
          </w:p>
        </w:tc>
      </w:tr>
      <w:tr w14:paraId="5B03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18E71FA8">
            <w:pPr>
              <w:widowControl/>
              <w:textAlignment w:val="center"/>
              <w:rPr>
                <w:rFonts w:hint="eastAsia" w:ascii="仿宋" w:hAnsi="仿宋" w:eastAsia="仿宋" w:cs="仿宋"/>
                <w:lang w:bidi="ar"/>
              </w:rPr>
            </w:pPr>
            <w:r>
              <w:rPr>
                <w:rFonts w:hint="eastAsia" w:ascii="仿宋" w:hAnsi="仿宋" w:eastAsia="仿宋" w:cs="仿宋"/>
                <w:lang w:bidi="ar"/>
              </w:rPr>
              <w:t>甲方确认：</w:t>
            </w:r>
          </w:p>
          <w:p w14:paraId="75B63CD4">
            <w:pPr>
              <w:widowControl/>
              <w:textAlignment w:val="center"/>
              <w:rPr>
                <w:rFonts w:hint="eastAsia" w:ascii="仿宋" w:hAnsi="仿宋" w:eastAsia="仿宋" w:cs="仿宋"/>
                <w:lang w:bidi="ar"/>
              </w:rPr>
            </w:pPr>
            <w:r>
              <w:rPr>
                <w:rFonts w:hint="eastAsia" w:ascii="仿宋" w:hAnsi="仿宋" w:eastAsia="仿宋" w:cs="仿宋"/>
                <w:lang w:bidi="ar"/>
              </w:rPr>
              <w:t>已核对以上所有数据，确认无误。</w:t>
            </w:r>
          </w:p>
          <w:p w14:paraId="6B48982F">
            <w:pPr>
              <w:widowControl/>
              <w:textAlignment w:val="center"/>
              <w:rPr>
                <w:rFonts w:hint="eastAsia" w:ascii="仿宋" w:hAnsi="仿宋" w:eastAsia="仿宋" w:cs="仿宋"/>
              </w:rPr>
            </w:pPr>
            <w:r>
              <w:rPr>
                <w:rFonts w:hint="eastAsia" w:ascii="仿宋" w:hAnsi="仿宋" w:eastAsia="仿宋" w:cs="仿宋"/>
                <w:lang w:bidi="ar"/>
              </w:rPr>
              <w:t>甲方向乙方支付本期合计应付托管费人民币【   元整（</w:t>
            </w:r>
            <w:r>
              <w:rPr>
                <w:rFonts w:ascii="Calibri" w:hAnsi="Calibri" w:eastAsia="仿宋" w:cs="Calibri"/>
                <w:lang w:bidi="ar"/>
              </w:rPr>
              <w:t>¥</w:t>
            </w:r>
            <w:r>
              <w:rPr>
                <w:rFonts w:hint="eastAsia" w:ascii="仿宋" w:hAnsi="仿宋" w:eastAsia="仿宋" w:cs="仿宋"/>
                <w:lang w:bidi="ar"/>
              </w:rPr>
              <w:t>）】。</w:t>
            </w:r>
          </w:p>
        </w:tc>
      </w:tr>
      <w:tr w14:paraId="36B2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256161C0">
            <w:pPr>
              <w:widowControl/>
              <w:textAlignment w:val="center"/>
              <w:rPr>
                <w:rFonts w:hint="eastAsia" w:ascii="仿宋" w:hAnsi="仿宋" w:eastAsia="仿宋" w:cs="仿宋"/>
                <w:lang w:bidi="ar"/>
              </w:rPr>
            </w:pPr>
            <w:r>
              <w:rPr>
                <w:rFonts w:hint="eastAsia" w:ascii="仿宋" w:hAnsi="仿宋" w:eastAsia="仿宋" w:cs="仿宋"/>
                <w:lang w:bidi="ar"/>
              </w:rPr>
              <w:t>乙方确认：</w:t>
            </w:r>
          </w:p>
          <w:p w14:paraId="23EFD46D">
            <w:pPr>
              <w:widowControl/>
              <w:textAlignment w:val="center"/>
              <w:rPr>
                <w:rFonts w:hint="eastAsia" w:ascii="仿宋" w:hAnsi="仿宋" w:eastAsia="仿宋" w:cs="仿宋"/>
                <w:lang w:bidi="ar"/>
              </w:rPr>
            </w:pPr>
            <w:r>
              <w:rPr>
                <w:rFonts w:hint="eastAsia" w:ascii="仿宋" w:hAnsi="仿宋" w:eastAsia="仿宋" w:cs="仿宋"/>
                <w:lang w:bidi="ar"/>
              </w:rPr>
              <w:t>已核对以上所有数据，确认无误。</w:t>
            </w:r>
          </w:p>
          <w:p w14:paraId="42B50CA0">
            <w:pPr>
              <w:widowControl/>
              <w:textAlignment w:val="center"/>
              <w:rPr>
                <w:rFonts w:hint="eastAsia" w:ascii="仿宋" w:hAnsi="仿宋" w:eastAsia="仿宋" w:cs="仿宋"/>
              </w:rPr>
            </w:pPr>
            <w:r>
              <w:rPr>
                <w:rFonts w:hint="eastAsia" w:ascii="仿宋" w:hAnsi="仿宋" w:eastAsia="仿宋" w:cs="仿宋"/>
                <w:lang w:bidi="ar"/>
              </w:rPr>
              <w:t>乙方收到上述款项后，将于【5】个工作日内向甲方开具税率为【6】%的增值税专用发票。</w:t>
            </w:r>
          </w:p>
        </w:tc>
      </w:tr>
      <w:tr w14:paraId="3A81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3"/>
            <w:noWrap/>
          </w:tcPr>
          <w:p w14:paraId="6B295C72">
            <w:pPr>
              <w:rPr>
                <w:rFonts w:hint="eastAsia" w:ascii="仿宋" w:hAnsi="仿宋" w:eastAsia="仿宋" w:cs="仿宋"/>
                <w:lang w:bidi="ar"/>
              </w:rPr>
            </w:pPr>
            <w:r>
              <w:rPr>
                <w:rFonts w:hint="eastAsia" w:ascii="仿宋" w:hAnsi="仿宋" w:eastAsia="仿宋" w:cs="仿宋"/>
                <w:lang w:bidi="ar"/>
              </w:rPr>
              <w:t>备注：</w:t>
            </w:r>
          </w:p>
          <w:p w14:paraId="002091D6">
            <w:pPr>
              <w:rPr>
                <w:rFonts w:hint="eastAsia" w:ascii="仿宋" w:hAnsi="仿宋" w:eastAsia="仿宋" w:cs="仿宋"/>
                <w:lang w:bidi="ar"/>
              </w:rPr>
            </w:pPr>
            <w:r>
              <w:rPr>
                <w:rFonts w:hint="eastAsia" w:ascii="仿宋" w:hAnsi="仿宋" w:eastAsia="仿宋" w:cs="仿宋"/>
                <w:lang w:bidi="ar"/>
              </w:rPr>
              <w:t>本确认函一式两份，甲乙双方各执一份，作为双方对账结算的最终依据。</w:t>
            </w:r>
            <w:r>
              <w:rPr>
                <w:rFonts w:hint="eastAsia" w:ascii="仿宋" w:hAnsi="仿宋" w:eastAsia="仿宋" w:cs="仿宋"/>
                <w:lang w:bidi="ar"/>
              </w:rPr>
              <w:br w:type="textWrapping"/>
            </w:r>
            <w:r>
              <w:rPr>
                <w:rFonts w:hint="eastAsia" w:ascii="仿宋" w:hAnsi="仿宋" w:eastAsia="仿宋" w:cs="仿宋"/>
                <w:lang w:bidi="ar"/>
              </w:rPr>
              <w:t>如支付前提未满足，请在此说明具体情况：______</w:t>
            </w:r>
          </w:p>
          <w:p w14:paraId="2CCC73C2">
            <w:pPr>
              <w:rPr>
                <w:rFonts w:hint="eastAsia" w:ascii="仿宋" w:hAnsi="仿宋" w:eastAsia="仿宋" w:cs="仿宋"/>
              </w:rPr>
            </w:pPr>
          </w:p>
        </w:tc>
      </w:tr>
    </w:tbl>
    <w:p w14:paraId="181D31E6">
      <w:pPr>
        <w:rPr>
          <w:rFonts w:hint="eastAsia"/>
        </w:rPr>
      </w:pPr>
    </w:p>
    <w:p w14:paraId="696621ED">
      <w:pPr>
        <w:spacing w:before="60" w:after="60" w:line="360" w:lineRule="auto"/>
        <w:jc w:val="both"/>
        <w:rPr>
          <w:rFonts w:hint="eastAsia"/>
        </w:rPr>
      </w:pPr>
    </w:p>
    <w:sectPr>
      <w:pgSz w:w="11906" w:h="16838"/>
      <w:pgMar w:top="1440" w:right="1800" w:bottom="1440" w:left="180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后悔药" w:date="2026-03-18T21:40:42Z" w:initials="">
    <w:p w14:paraId="2C69AC25">
      <w:pPr>
        <w:pStyle w:val="8"/>
        <w:rPr>
          <w:rFonts w:hint="default" w:eastAsia="仿宋_GB2312"/>
          <w:lang w:val="en-US" w:eastAsia="zh-CN"/>
        </w:rPr>
      </w:pPr>
      <w:r>
        <w:rPr>
          <w:rFonts w:hint="eastAsia"/>
          <w:lang w:val="en-US" w:eastAsia="zh-CN"/>
        </w:rPr>
        <w:t>还是涉及到法律关系及合同关系问题</w:t>
      </w:r>
    </w:p>
  </w:comment>
  <w:comment w:id="1" w:author="A后悔药" w:date="2026-03-19T16:52:09Z" w:initials="">
    <w:p w14:paraId="6B3AFB51">
      <w:pPr>
        <w:pStyle w:val="8"/>
      </w:pPr>
      <w:r>
        <w:rPr>
          <w:rFonts w:hint="eastAsia"/>
          <w:lang w:val="en-US" w:eastAsia="zh-CN"/>
        </w:rPr>
        <w:t>甲方与下游承租方协议可以明确赔偿责任。</w:t>
      </w:r>
    </w:p>
  </w:comment>
  <w:comment w:id="2" w:author="A后悔药" w:date="2026-03-18T21:42:35Z" w:initials="">
    <w:p w14:paraId="29AFD21D">
      <w:pPr>
        <w:pStyle w:val="8"/>
        <w:rPr>
          <w:rFonts w:hint="default" w:eastAsia="仿宋_GB2312"/>
          <w:lang w:val="en-US" w:eastAsia="zh-CN"/>
        </w:rPr>
      </w:pPr>
      <w:r>
        <w:rPr>
          <w:rFonts w:hint="eastAsia"/>
          <w:lang w:val="en-US" w:eastAsia="zh-CN"/>
        </w:rPr>
        <w:t>甲方与下游承租方协议可以明确赔偿责任。</w:t>
      </w:r>
    </w:p>
  </w:comment>
  <w:comment w:id="3" w:author="A后悔药" w:date="2026-03-19T16:48:24Z" w:initials="">
    <w:p w14:paraId="35FACF92">
      <w:pPr>
        <w:pStyle w:val="8"/>
        <w:rPr>
          <w:rFonts w:hint="default" w:eastAsia="仿宋_GB2312"/>
          <w:lang w:val="en-US" w:eastAsia="zh-CN"/>
        </w:rPr>
      </w:pPr>
      <w:r>
        <w:rPr>
          <w:rFonts w:hint="eastAsia"/>
          <w:lang w:val="en-US" w:eastAsia="zh-CN"/>
        </w:rPr>
        <w:t>这个损失的界定和风险转移</w:t>
      </w:r>
    </w:p>
  </w:comment>
  <w:comment w:id="4" w:author="A后悔药" w:date="2026-03-18T21:43:30Z" w:initials="">
    <w:p w14:paraId="2816E014">
      <w:pPr>
        <w:pStyle w:val="8"/>
        <w:rPr>
          <w:rFonts w:hint="default" w:eastAsia="仿宋_GB2312"/>
          <w:lang w:val="en-US" w:eastAsia="zh-CN"/>
        </w:rPr>
      </w:pPr>
      <w:r>
        <w:rPr>
          <w:rFonts w:hint="eastAsia"/>
          <w:lang w:val="en-US" w:eastAsia="zh-CN"/>
        </w:rPr>
        <w:t>最长不超过15天。</w:t>
      </w:r>
    </w:p>
  </w:comment>
  <w:comment w:id="5" w:author="A后悔药" w:date="2026-03-18T21:44:13Z" w:initials="">
    <w:p w14:paraId="7000FB93">
      <w:pPr>
        <w:pStyle w:val="8"/>
        <w:rPr>
          <w:rFonts w:hint="default" w:eastAsia="仿宋_GB2312"/>
          <w:lang w:val="en-US" w:eastAsia="zh-CN"/>
        </w:rPr>
      </w:pPr>
      <w:r>
        <w:rPr>
          <w:rFonts w:hint="eastAsia"/>
          <w:lang w:val="en-US" w:eastAsia="zh-CN"/>
        </w:rPr>
        <w:t>乙方不会做出此决策</w:t>
      </w:r>
    </w:p>
  </w:comment>
  <w:comment w:id="6" w:author="A后悔药" w:date="2026-03-19T16:57:46Z" w:initials="">
    <w:p w14:paraId="32EB81D5">
      <w:pPr>
        <w:pStyle w:val="8"/>
        <w:rPr>
          <w:rFonts w:hint="default"/>
          <w:lang w:val="en-US" w:eastAsia="zh-CN"/>
        </w:rPr>
      </w:pPr>
      <w:r>
        <w:rPr>
          <w:rFonts w:hint="eastAsia"/>
          <w:lang w:val="en-US" w:eastAsia="zh-CN"/>
        </w:rPr>
        <w:t>任何拖欠租金的行为均视为违约行为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69AC25" w15:done="0"/>
  <w15:commentEx w15:paraId="6B3AFB51" w15:done="0"/>
  <w15:commentEx w15:paraId="29AFD21D" w15:done="0"/>
  <w15:commentEx w15:paraId="35FACF92" w15:done="0"/>
  <w15:commentEx w15:paraId="2816E014" w15:done="0"/>
  <w15:commentEx w15:paraId="7000FB93" w15:done="0"/>
  <w15:commentEx w15:paraId="32EB81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E4507CE4">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04660"/>
    <w:multiLevelType w:val="multilevel"/>
    <w:tmpl w:val="0D604660"/>
    <w:lvl w:ilvl="0" w:tentative="0">
      <w:start w:val="1"/>
      <w:numFmt w:val="upperLetter"/>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后悔药">
    <w15:presenceInfo w15:providerId="WPS Office" w15:userId="11446979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75E"/>
    <w:rsid w:val="00004B2F"/>
    <w:rsid w:val="00024A50"/>
    <w:rsid w:val="00092067"/>
    <w:rsid w:val="001110B8"/>
    <w:rsid w:val="00151AD5"/>
    <w:rsid w:val="001A7B42"/>
    <w:rsid w:val="002178CC"/>
    <w:rsid w:val="0022520F"/>
    <w:rsid w:val="00254FA6"/>
    <w:rsid w:val="00273FC0"/>
    <w:rsid w:val="00286959"/>
    <w:rsid w:val="00286F0C"/>
    <w:rsid w:val="00290709"/>
    <w:rsid w:val="00326C6F"/>
    <w:rsid w:val="003A5314"/>
    <w:rsid w:val="0040598B"/>
    <w:rsid w:val="00474344"/>
    <w:rsid w:val="00485D40"/>
    <w:rsid w:val="004E2994"/>
    <w:rsid w:val="0054175E"/>
    <w:rsid w:val="00564A3D"/>
    <w:rsid w:val="00574AFF"/>
    <w:rsid w:val="005903FB"/>
    <w:rsid w:val="00595942"/>
    <w:rsid w:val="005B298F"/>
    <w:rsid w:val="006E7E83"/>
    <w:rsid w:val="006F3D37"/>
    <w:rsid w:val="00705F73"/>
    <w:rsid w:val="00730EE5"/>
    <w:rsid w:val="007B7F2A"/>
    <w:rsid w:val="007C6F9C"/>
    <w:rsid w:val="008222DD"/>
    <w:rsid w:val="008569EF"/>
    <w:rsid w:val="008B356D"/>
    <w:rsid w:val="00984D1C"/>
    <w:rsid w:val="009A7196"/>
    <w:rsid w:val="00A31CF2"/>
    <w:rsid w:val="00A37171"/>
    <w:rsid w:val="00B24968"/>
    <w:rsid w:val="00B73D88"/>
    <w:rsid w:val="00C01B90"/>
    <w:rsid w:val="00C1012A"/>
    <w:rsid w:val="00C55463"/>
    <w:rsid w:val="00C61CB3"/>
    <w:rsid w:val="00C66BD4"/>
    <w:rsid w:val="00C8133C"/>
    <w:rsid w:val="00CC2B66"/>
    <w:rsid w:val="00D138E2"/>
    <w:rsid w:val="00D74DD1"/>
    <w:rsid w:val="00D757FA"/>
    <w:rsid w:val="00DF12A1"/>
    <w:rsid w:val="00F11974"/>
    <w:rsid w:val="00FA008E"/>
    <w:rsid w:val="044C6E68"/>
    <w:rsid w:val="131E6101"/>
    <w:rsid w:val="1513181F"/>
    <w:rsid w:val="15512530"/>
    <w:rsid w:val="1D1D6A11"/>
    <w:rsid w:val="25FA4FFF"/>
    <w:rsid w:val="346D2F16"/>
    <w:rsid w:val="369260AD"/>
    <w:rsid w:val="3CA61D33"/>
    <w:rsid w:val="40976AF8"/>
    <w:rsid w:val="4D1107FD"/>
    <w:rsid w:val="56670CF5"/>
    <w:rsid w:val="5FC7096B"/>
    <w:rsid w:val="612079BE"/>
    <w:rsid w:val="69DD72DF"/>
    <w:rsid w:val="6A820CB6"/>
    <w:rsid w:val="6DF53932"/>
    <w:rsid w:val="6DF926DE"/>
    <w:rsid w:val="6F650972"/>
    <w:rsid w:val="717410B3"/>
    <w:rsid w:val="73F1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仿宋_GB2312" w:hAnsi="仿宋_GB2312" w:eastAsia="仿宋_GB2312" w:cs="仿宋_GB2312"/>
      <w:color w:val="000000"/>
      <w:sz w:val="24"/>
      <w:szCs w:val="24"/>
      <w:lang w:val="en-US" w:eastAsia="zh-CN" w:bidi="ar-SA"/>
    </w:rPr>
  </w:style>
  <w:style w:type="paragraph" w:styleId="2">
    <w:name w:val="heading 1"/>
    <w:qFormat/>
    <w:uiPriority w:val="9"/>
    <w:pPr>
      <w:spacing w:before="240" w:after="120"/>
      <w:jc w:val="center"/>
      <w:outlineLvl w:val="0"/>
    </w:pPr>
    <w:rPr>
      <w:rFonts w:ascii="黑体" w:hAnsi="黑体" w:eastAsia="黑体" w:cs="黑体"/>
      <w:b/>
      <w:bCs/>
      <w:color w:val="000000"/>
      <w:sz w:val="28"/>
      <w:szCs w:val="28"/>
      <w:lang w:val="en-US" w:eastAsia="zh-CN" w:bidi="ar-SA"/>
    </w:rPr>
  </w:style>
  <w:style w:type="paragraph" w:styleId="3">
    <w:name w:val="heading 2"/>
    <w:unhideWhenUsed/>
    <w:qFormat/>
    <w:uiPriority w:val="9"/>
    <w:pPr>
      <w:spacing w:before="160" w:after="80"/>
      <w:outlineLvl w:val="1"/>
    </w:pPr>
    <w:rPr>
      <w:rFonts w:ascii="黑体" w:hAnsi="黑体" w:eastAsia="黑体" w:cs="黑体"/>
      <w:b/>
      <w:bCs/>
      <w:color w:val="000000"/>
      <w:sz w:val="24"/>
      <w:szCs w:val="24"/>
      <w:lang w:val="en-US" w:eastAsia="zh-CN" w:bidi="ar-SA"/>
    </w:rPr>
  </w:style>
  <w:style w:type="paragraph" w:styleId="4">
    <w:name w:val="heading 3"/>
    <w:semiHidden/>
    <w:unhideWhenUsed/>
    <w:qFormat/>
    <w:uiPriority w:val="9"/>
    <w:pPr>
      <w:outlineLvl w:val="2"/>
    </w:pPr>
    <w:rPr>
      <w:rFonts w:ascii="仿宋_GB2312" w:hAnsi="仿宋_GB2312" w:eastAsia="仿宋_GB2312" w:cs="仿宋_GB2312"/>
      <w:color w:val="1F4D78"/>
      <w:sz w:val="24"/>
      <w:szCs w:val="24"/>
      <w:lang w:val="en-US" w:eastAsia="zh-CN" w:bidi="ar-SA"/>
    </w:rPr>
  </w:style>
  <w:style w:type="paragraph" w:styleId="5">
    <w:name w:val="heading 4"/>
    <w:semiHidden/>
    <w:unhideWhenUsed/>
    <w:qFormat/>
    <w:uiPriority w:val="9"/>
    <w:pPr>
      <w:outlineLvl w:val="3"/>
    </w:pPr>
    <w:rPr>
      <w:rFonts w:ascii="仿宋_GB2312" w:hAnsi="仿宋_GB2312" w:eastAsia="仿宋_GB2312" w:cs="仿宋_GB2312"/>
      <w:i/>
      <w:iCs/>
      <w:color w:val="2E74B5"/>
      <w:sz w:val="24"/>
      <w:szCs w:val="24"/>
      <w:lang w:val="en-US" w:eastAsia="zh-CN" w:bidi="ar-SA"/>
    </w:rPr>
  </w:style>
  <w:style w:type="paragraph" w:styleId="6">
    <w:name w:val="heading 5"/>
    <w:semiHidden/>
    <w:unhideWhenUsed/>
    <w:qFormat/>
    <w:uiPriority w:val="9"/>
    <w:pPr>
      <w:outlineLvl w:val="4"/>
    </w:pPr>
    <w:rPr>
      <w:rFonts w:ascii="仿宋_GB2312" w:hAnsi="仿宋_GB2312" w:eastAsia="仿宋_GB2312" w:cs="仿宋_GB2312"/>
      <w:color w:val="2E74B5"/>
      <w:sz w:val="24"/>
      <w:szCs w:val="24"/>
      <w:lang w:val="en-US" w:eastAsia="zh-CN" w:bidi="ar-SA"/>
    </w:rPr>
  </w:style>
  <w:style w:type="paragraph" w:styleId="7">
    <w:name w:val="heading 6"/>
    <w:semiHidden/>
    <w:unhideWhenUsed/>
    <w:qFormat/>
    <w:uiPriority w:val="9"/>
    <w:pPr>
      <w:outlineLvl w:val="5"/>
    </w:pPr>
    <w:rPr>
      <w:rFonts w:ascii="仿宋_GB2312" w:hAnsi="仿宋_GB2312" w:eastAsia="仿宋_GB2312" w:cs="仿宋_GB2312"/>
      <w:color w:val="1F4D78"/>
      <w:sz w:val="24"/>
      <w:szCs w:val="24"/>
      <w:lang w:val="en-US" w:eastAsia="zh-CN" w:bidi="ar-SA"/>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semiHidden/>
    <w:unhideWhenUsed/>
    <w:qFormat/>
    <w:uiPriority w:val="99"/>
    <w:pPr>
      <w:jc w:val="left"/>
    </w:pPr>
  </w:style>
  <w:style w:type="paragraph" w:styleId="9">
    <w:name w:val="footer"/>
    <w:basedOn w:val="1"/>
    <w:link w:val="23"/>
    <w:unhideWhenUsed/>
    <w:qFormat/>
    <w:uiPriority w:val="99"/>
    <w:pPr>
      <w:tabs>
        <w:tab w:val="center" w:pos="4153"/>
        <w:tab w:val="right" w:pos="8306"/>
      </w:tabs>
      <w:snapToGrid w:val="0"/>
    </w:pPr>
    <w:rPr>
      <w:sz w:val="18"/>
      <w:szCs w:val="18"/>
    </w:rPr>
  </w:style>
  <w:style w:type="paragraph" w:styleId="10">
    <w:name w:val="header"/>
    <w:basedOn w:val="1"/>
    <w:link w:val="22"/>
    <w:unhideWhenUsed/>
    <w:qFormat/>
    <w:uiPriority w:val="99"/>
    <w:pPr>
      <w:tabs>
        <w:tab w:val="center" w:pos="4153"/>
        <w:tab w:val="right" w:pos="8306"/>
      </w:tabs>
      <w:snapToGrid w:val="0"/>
      <w:jc w:val="center"/>
    </w:pPr>
    <w:rPr>
      <w:sz w:val="18"/>
      <w:szCs w:val="18"/>
    </w:rPr>
  </w:style>
  <w:style w:type="paragraph" w:styleId="11">
    <w:name w:val="footnote text"/>
    <w:link w:val="21"/>
    <w:semiHidden/>
    <w:unhideWhenUsed/>
    <w:qFormat/>
    <w:uiPriority w:val="99"/>
    <w:rPr>
      <w:rFonts w:ascii="仿宋_GB2312" w:hAnsi="仿宋_GB2312" w:eastAsia="仿宋_GB2312" w:cs="仿宋_GB2312"/>
      <w:color w:val="000000"/>
      <w:sz w:val="20"/>
      <w:szCs w:val="20"/>
      <w:lang w:val="en-US" w:eastAsia="zh-CN" w:bidi="ar-SA"/>
    </w:rPr>
  </w:style>
  <w:style w:type="paragraph" w:styleId="12">
    <w:name w:val="Title"/>
    <w:qFormat/>
    <w:uiPriority w:val="10"/>
    <w:rPr>
      <w:rFonts w:ascii="仿宋_GB2312" w:hAnsi="仿宋_GB2312" w:eastAsia="仿宋_GB2312" w:cs="仿宋_GB2312"/>
      <w:color w:val="000000"/>
      <w:sz w:val="56"/>
      <w:szCs w:val="56"/>
      <w:lang w:val="en-US" w:eastAsia="zh-CN" w:bidi="ar-SA"/>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rPr>
      <w:rFonts w:ascii="仿宋_GB2312" w:hAnsi="仿宋_GB2312" w:eastAsia="仿宋_GB2312" w:cs="仿宋_GB2312"/>
      <w:b/>
      <w:bCs/>
      <w:color w:val="000000"/>
      <w:sz w:val="24"/>
      <w:szCs w:val="24"/>
      <w:lang w:val="en-US" w:eastAsia="zh-CN" w:bidi="ar-SA"/>
    </w:rPr>
  </w:style>
  <w:style w:type="paragraph" w:styleId="20">
    <w:name w:val="List Paragraph"/>
    <w:qFormat/>
    <w:uiPriority w:val="0"/>
    <w:rPr>
      <w:rFonts w:ascii="仿宋_GB2312" w:hAnsi="仿宋_GB2312" w:eastAsia="仿宋_GB2312" w:cs="仿宋_GB2312"/>
      <w:color w:val="000000"/>
      <w:sz w:val="24"/>
      <w:szCs w:val="24"/>
      <w:lang w:val="en-US" w:eastAsia="zh-CN" w:bidi="ar-SA"/>
    </w:rPr>
  </w:style>
  <w:style w:type="character" w:customStyle="1" w:styleId="21">
    <w:name w:val="脚注文本 字符"/>
    <w:link w:val="11"/>
    <w:semiHidden/>
    <w:unhideWhenUsed/>
    <w:qFormat/>
    <w:uiPriority w:val="99"/>
    <w:rPr>
      <w:sz w:val="20"/>
      <w:szCs w:val="20"/>
    </w:rPr>
  </w:style>
  <w:style w:type="character" w:customStyle="1" w:styleId="22">
    <w:name w:val="页眉 字符"/>
    <w:basedOn w:val="15"/>
    <w:link w:val="10"/>
    <w:qFormat/>
    <w:uiPriority w:val="99"/>
    <w:rPr>
      <w:sz w:val="18"/>
      <w:szCs w:val="18"/>
    </w:rPr>
  </w:style>
  <w:style w:type="character" w:customStyle="1" w:styleId="23">
    <w:name w:val="页脚 字符"/>
    <w:basedOn w:val="15"/>
    <w:link w:val="9"/>
    <w:qFormat/>
    <w:uiPriority w:val="99"/>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7468</Words>
  <Characters>7906</Characters>
  <Lines>63</Lines>
  <Paragraphs>17</Paragraphs>
  <TotalTime>10</TotalTime>
  <ScaleCrop>false</ScaleCrop>
  <LinksUpToDate>false</LinksUpToDate>
  <CharactersWithSpaces>8104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2026-03-16T02:55:00Z</dcterms:created>
  <dc:creator>A后悔药</dc:creator>
  <cp:lastModifiedBy>A后悔药</cp:lastModifiedBy>
  <dcterms:modified xsi:type="dcterms:W3CDTF">2026-03-19T09:02:14Z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eyJoZGlkIjoiZjJkMTljY2ViOWY4NjgyZTI2YTdjMTY1ODA1MjNjMDYiLCJ1c2VySWQiOiI0NDcwODI2NDIifQ==</vt:lpwstr>
  </property>
  <property fmtid="{D5CDD505-2E9C-101B-9397-08002B2CF9AE}" pid="3" name="KSOProductBuildVer">
    <vt:lpwstr>2052-12.1.0.25222</vt:lpwstr>
  </property>
  <property fmtid="{D5CDD505-2E9C-101B-9397-08002B2CF9AE}" pid="4" name="ICV">
    <vt:lpwstr>453F727A20244CCC9567BFFCE2EAF8FA_12</vt:lpwstr>
  </property>
</Properties>
</file>